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2920F8" w14:textId="3B8D7257" w:rsidR="00731665" w:rsidRPr="00BB5602" w:rsidRDefault="00731665" w:rsidP="00731665">
      <w:pPr>
        <w:pStyle w:val="Sansinterligne"/>
        <w:rPr>
          <w:lang w:val="en-US"/>
        </w:rPr>
      </w:pPr>
      <w:r w:rsidRPr="00BB5602">
        <w:rPr>
          <w:noProof/>
          <w:lang w:eastAsia="fr-FR"/>
        </w:rPr>
        <w:drawing>
          <wp:anchor distT="0" distB="0" distL="114300" distR="114300" simplePos="0" relativeHeight="251646464" behindDoc="0" locked="0" layoutInCell="1" allowOverlap="1" wp14:anchorId="4BA005D1" wp14:editId="18C81045">
            <wp:simplePos x="0" y="0"/>
            <wp:positionH relativeFrom="margin">
              <wp:posOffset>2456330</wp:posOffset>
            </wp:positionH>
            <wp:positionV relativeFrom="paragraph">
              <wp:posOffset>-48708</wp:posOffset>
            </wp:positionV>
            <wp:extent cx="739976" cy="731114"/>
            <wp:effectExtent l="0" t="0" r="0" b="0"/>
            <wp:wrapNone/>
            <wp:docPr id="18" name="Imag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pic="http://schemas.openxmlformats.org/drawingml/2006/picture" xmlns:a14="http://schemas.microsoft.com/office/drawing/2010/main" xmlns:a16="http://schemas.microsoft.com/office/drawing/2014/main" id="{74321DE2-2652-4310-90A8-6CC9D6265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4="http://schemas.microsoft.com/office/drawing/2010/main" xmlns:a16="http://schemas.microsoft.com/office/drawing/2014/main" id="{74321DE2-2652-4310-90A8-6CC9D62652F9}"/>
                        </a:ext>
                      </a:extLst>
                    </pic:cNvPr>
                    <pic:cNvPicPr>
                      <a:picLocks noChangeAspect="1"/>
                    </pic:cNvPicPr>
                  </pic:nvPicPr>
                  <pic:blipFill>
                    <a:blip r:embed="rId7"/>
                    <a:stretch>
                      <a:fillRect/>
                    </a:stretch>
                  </pic:blipFill>
                  <pic:spPr>
                    <a:xfrm>
                      <a:off x="0" y="0"/>
                      <a:ext cx="739976" cy="731114"/>
                    </a:xfrm>
                    <a:prstGeom prst="rect">
                      <a:avLst/>
                    </a:prstGeom>
                  </pic:spPr>
                </pic:pic>
              </a:graphicData>
            </a:graphic>
            <wp14:sizeRelH relativeFrom="margin">
              <wp14:pctWidth>0</wp14:pctWidth>
            </wp14:sizeRelH>
            <wp14:sizeRelV relativeFrom="margin">
              <wp14:pctHeight>0</wp14:pctHeight>
            </wp14:sizeRelV>
          </wp:anchor>
        </w:drawing>
      </w:r>
      <w:r w:rsidRPr="00BB5602">
        <w:rPr>
          <w:noProof/>
          <w:lang w:eastAsia="fr-FR"/>
        </w:rPr>
        <w:drawing>
          <wp:anchor distT="0" distB="0" distL="114300" distR="114300" simplePos="0" relativeHeight="251642368" behindDoc="0" locked="0" layoutInCell="1" allowOverlap="1" wp14:anchorId="47A7BFFB" wp14:editId="4E24E688">
            <wp:simplePos x="0" y="0"/>
            <wp:positionH relativeFrom="margin">
              <wp:posOffset>4177980</wp:posOffset>
            </wp:positionH>
            <wp:positionV relativeFrom="paragraph">
              <wp:posOffset>71271</wp:posOffset>
            </wp:positionV>
            <wp:extent cx="1457325" cy="534670"/>
            <wp:effectExtent l="0" t="0" r="9525" b="0"/>
            <wp:wrapNone/>
            <wp:docPr id="3" name="Imag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pic="http://schemas.openxmlformats.org/drawingml/2006/picture" xmlns:a14="http://schemas.microsoft.com/office/drawing/2010/main" xmlns:a16="http://schemas.microsoft.com/office/drawing/2014/main" id="{7EA0D872-1E33-4F39-A5A8-1EBFD4F69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4="http://schemas.microsoft.com/office/drawing/2010/main" xmlns:a16="http://schemas.microsoft.com/office/drawing/2014/main" id="{7EA0D872-1E33-4F39-A5A8-1EBFD4F69B39}"/>
                        </a:ext>
                      </a:extLst>
                    </pic:cNvPr>
                    <pic:cNvPicPr>
                      <a:picLocks noChangeAspect="1"/>
                    </pic:cNvPicPr>
                  </pic:nvPicPr>
                  <pic:blipFill rotWithShape="1">
                    <a:blip r:embed="rId8" cstate="print">
                      <a:extLst>
                        <a:ext uri="{28A0092B-C50C-407E-A947-70E740481C1C}">
                          <a14:useLocalDpi xmlns:a14="http://schemas.microsoft.com/office/drawing/2010/main"/>
                        </a:ext>
                      </a:extLst>
                    </a:blip>
                    <a:srcRect/>
                    <a:stretch/>
                  </pic:blipFill>
                  <pic:spPr>
                    <a:xfrm>
                      <a:off x="0" y="0"/>
                      <a:ext cx="1457325" cy="534670"/>
                    </a:xfrm>
                    <a:prstGeom prst="rect">
                      <a:avLst/>
                    </a:prstGeom>
                  </pic:spPr>
                </pic:pic>
              </a:graphicData>
            </a:graphic>
            <wp14:sizeRelH relativeFrom="margin">
              <wp14:pctWidth>0</wp14:pctWidth>
            </wp14:sizeRelH>
            <wp14:sizeRelV relativeFrom="margin">
              <wp14:pctHeight>0</wp14:pctHeight>
            </wp14:sizeRelV>
          </wp:anchor>
        </w:drawing>
      </w:r>
      <w:r w:rsidRPr="00BB5602">
        <w:rPr>
          <w:noProof/>
          <w:lang w:eastAsia="fr-FR"/>
        </w:rPr>
        <w:drawing>
          <wp:anchor distT="0" distB="0" distL="114300" distR="114300" simplePos="0" relativeHeight="251650560" behindDoc="0" locked="0" layoutInCell="1" allowOverlap="1" wp14:anchorId="1346C691" wp14:editId="78ACC379">
            <wp:simplePos x="0" y="0"/>
            <wp:positionH relativeFrom="column">
              <wp:posOffset>348615</wp:posOffset>
            </wp:positionH>
            <wp:positionV relativeFrom="paragraph">
              <wp:posOffset>236220</wp:posOffset>
            </wp:positionV>
            <wp:extent cx="1022350" cy="268605"/>
            <wp:effectExtent l="0" t="0" r="0" b="0"/>
            <wp:wrapSquare wrapText="bothSides"/>
            <wp:docPr id="1" name="Image 1" descr="Observatoire National des Anomalies Bovines - IN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servatoire National des Anomalies Bovines - INRAE"/>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022350" cy="268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32E">
        <w:rPr>
          <w:noProof/>
        </w:rPr>
        <w:pict w14:anchorId="20140841">
          <v:line id="Connecteur droit 44" o:spid="_x0000_s1028" style="position:absolute;left:0;text-align:left;z-index:251680256;visibility:visible;mso-position-horizontal:left;mso-position-horizontal-relative:margin;mso-position-vertical-relative:text" from="0,-15.7pt" to="452.9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" strokecolor="#cfcdcd [2894]" strokeweight="2.25pt">
            <v:stroke joinstyle="miter"/>
            <w10:wrap anchorx="margin"/>
          </v:line>
        </w:pict>
      </w:r>
    </w:p>
    <w:p w14:paraId="40E2A3C8" w14:textId="77777777" w:rsidR="00731665" w:rsidRPr="00BB5602" w:rsidRDefault="00731665" w:rsidP="00731665">
      <w:pPr>
        <w:pStyle w:val="Sansinterligne"/>
        <w:rPr>
          <w:lang w:val="en-US"/>
        </w:rPr>
      </w:pPr>
    </w:p>
    <w:p w14:paraId="51B219C1" w14:textId="149A8751" w:rsidR="00731665" w:rsidRPr="00BB5602" w:rsidRDefault="00DC232E" w:rsidP="00731665">
      <w:pPr>
        <w:pStyle w:val="Sansinterligne"/>
        <w:rPr>
          <w:lang w:val="en-US"/>
        </w:rPr>
      </w:pPr>
      <w:r>
        <w:rPr>
          <w:noProof/>
        </w:rPr>
        <w:pict w14:anchorId="0525C245">
          <v:line id="Connecteur droit 27" o:spid="_x0000_s1027" style="position:absolute;left:0;text-align:left;z-index:251678208;visibility:visible" from=".35pt,19.75pt" to="453.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" strokecolor="black [3213]" strokeweight="2.25pt">
            <v:stroke joinstyle="miter"/>
          </v:line>
        </w:pict>
      </w:r>
    </w:p>
    <w:p w14:paraId="3892E2BF" w14:textId="77777777" w:rsidR="00731665" w:rsidRPr="00BB5602" w:rsidRDefault="00731665" w:rsidP="00731665">
      <w:pPr>
        <w:pStyle w:val="Sansinterligne"/>
        <w:rPr>
          <w:lang w:val="en-US"/>
        </w:rPr>
      </w:pPr>
    </w:p>
    <w:p w14:paraId="761186DC" w14:textId="77777777" w:rsidR="00731665" w:rsidRPr="00BB5602" w:rsidRDefault="00731665" w:rsidP="00731665">
      <w:pPr>
        <w:pStyle w:val="Sansinterligne"/>
        <w:rPr>
          <w:lang w:val="en-US"/>
        </w:rPr>
      </w:pPr>
    </w:p>
    <w:p w14:paraId="6A36B787" w14:textId="77777777" w:rsidR="00731665" w:rsidRPr="00BB5602" w:rsidRDefault="00731665" w:rsidP="00731665">
      <w:pPr>
        <w:pStyle w:val="Sansinterligne"/>
        <w:rPr>
          <w:lang w:val="en-US"/>
        </w:rPr>
      </w:pPr>
    </w:p>
    <w:p w14:paraId="502B9A26" w14:textId="2E3CFF77" w:rsidR="00731665" w:rsidRPr="00BB5602" w:rsidRDefault="00DC232E" w:rsidP="00731665">
      <w:pPr>
        <w:pStyle w:val="Sansinterligne"/>
        <w:rPr>
          <w:lang w:val="en-US"/>
        </w:rPr>
      </w:pPr>
      <w:r>
        <w:rPr>
          <w:noProof/>
        </w:rPr>
        <w:pict w14:anchorId="0AD87CEB">
          <v:shapetype id="_x0000_t202" coordsize="21600,21600" o:spt="202" path="m,l,21600r21600,l21600,xe">
            <v:stroke joinstyle="miter"/>
            <v:path gradientshapeok="t" o:connecttype="rect"/>
          </v:shapetype>
          <v:shape id="Zone de texte 2" o:spid="_x0000_s1026" type="#_x0000_t202" style="position:absolute;left:0;text-align:left;margin-left:0;margin-top:2.2pt;width:384.75pt;height:107.25pt;z-index:251679232;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" strokecolor="black [3213]" strokeweight="2.25pt">
            <v:textbox>
              <w:txbxContent>
                <w:p w14:paraId="0C6FAB03" w14:textId="7046FF66" w:rsidR="00DC232E" w:rsidRPr="002A612E" w:rsidRDefault="00DC232E" w:rsidP="00731665">
                  <w:pPr>
                    <w:jc w:val="center"/>
                    <w:rPr>
                      <w:sz w:val="42"/>
                      <w:szCs w:val="38"/>
                    </w:rPr>
                  </w:pPr>
                  <w:r w:rsidRPr="002A612E">
                    <w:rPr>
                      <w:sz w:val="42"/>
                      <w:szCs w:val="38"/>
                    </w:rPr>
                    <w:t>THE INFLUENCE OF LIGHT ON SOIL MICROBIAL COMMUNITY STRUCTURE AND CONSEQUENCES FOR SOIL COS EXCHANGE</w:t>
                  </w:r>
                </w:p>
              </w:txbxContent>
            </v:textbox>
            <w10:wrap type="square" anchorx="margin"/>
          </v:shape>
        </w:pict>
      </w:r>
    </w:p>
    <w:p w14:paraId="33C5710F" w14:textId="77777777" w:rsidR="00731665" w:rsidRPr="00BB5602" w:rsidRDefault="00731665" w:rsidP="00731665">
      <w:pPr>
        <w:pStyle w:val="Sansinterligne"/>
        <w:rPr>
          <w:lang w:val="en-US"/>
        </w:rPr>
      </w:pPr>
    </w:p>
    <w:p w14:paraId="388F0A57" w14:textId="77777777" w:rsidR="00731665" w:rsidRPr="00BB5602" w:rsidRDefault="00731665" w:rsidP="00731665">
      <w:pPr>
        <w:pStyle w:val="Sansinterligne"/>
        <w:rPr>
          <w:lang w:val="en-US"/>
        </w:rPr>
      </w:pPr>
    </w:p>
    <w:p w14:paraId="628C86CB" w14:textId="77777777" w:rsidR="00731665" w:rsidRPr="00BB5602" w:rsidRDefault="00731665" w:rsidP="00731665">
      <w:pPr>
        <w:pStyle w:val="Sansinterligne"/>
        <w:rPr>
          <w:lang w:val="en-US"/>
        </w:rPr>
      </w:pPr>
    </w:p>
    <w:p w14:paraId="441BF5C2" w14:textId="77777777" w:rsidR="00731665" w:rsidRPr="00BB5602" w:rsidRDefault="00731665" w:rsidP="00731665">
      <w:pPr>
        <w:pStyle w:val="Sansinterligne"/>
        <w:rPr>
          <w:lang w:val="en-US"/>
        </w:rPr>
      </w:pPr>
    </w:p>
    <w:p w14:paraId="7FAFEF69" w14:textId="77777777" w:rsidR="00731665" w:rsidRPr="00BB5602" w:rsidRDefault="00731665" w:rsidP="00731665">
      <w:pPr>
        <w:pStyle w:val="Sansinterligne"/>
        <w:rPr>
          <w:lang w:val="en-US"/>
        </w:rPr>
      </w:pPr>
    </w:p>
    <w:p w14:paraId="3D14B818" w14:textId="25EDD693" w:rsidR="002A6C57" w:rsidRDefault="002A6C57" w:rsidP="002A612E">
      <w:pPr>
        <w:spacing w:line="276" w:lineRule="auto"/>
        <w:jc w:val="center"/>
        <w:rPr>
          <w:rFonts w:cs="Times New Roman"/>
          <w:b/>
          <w:bCs/>
          <w:sz w:val="32"/>
          <w:lang w:val="fr-FR"/>
        </w:rPr>
      </w:pPr>
    </w:p>
    <w:p w14:paraId="304D8325" w14:textId="77777777" w:rsidR="0005724B" w:rsidRDefault="0005724B" w:rsidP="002A612E">
      <w:pPr>
        <w:spacing w:line="276" w:lineRule="auto"/>
        <w:jc w:val="center"/>
        <w:rPr>
          <w:rFonts w:cs="Times New Roman"/>
          <w:b/>
          <w:bCs/>
          <w:sz w:val="32"/>
          <w:lang w:val="fr-FR"/>
        </w:rPr>
      </w:pPr>
    </w:p>
    <w:p w14:paraId="0825AB9B" w14:textId="1275679D" w:rsidR="00731665" w:rsidRPr="007A25DB" w:rsidRDefault="00731665" w:rsidP="002A612E">
      <w:pPr>
        <w:spacing w:line="276" w:lineRule="auto"/>
        <w:jc w:val="center"/>
        <w:rPr>
          <w:rFonts w:cs="Times New Roman"/>
          <w:b/>
          <w:bCs/>
          <w:sz w:val="32"/>
          <w:lang w:val="fr-FR"/>
        </w:rPr>
      </w:pPr>
      <w:r w:rsidRPr="007A25DB">
        <w:rPr>
          <w:rFonts w:cs="Times New Roman"/>
          <w:b/>
          <w:bCs/>
          <w:sz w:val="32"/>
          <w:lang w:val="fr-FR"/>
        </w:rPr>
        <w:t>Clément Foucault</w:t>
      </w:r>
    </w:p>
    <w:p w14:paraId="283506F1" w14:textId="77777777" w:rsidR="00731665" w:rsidRPr="007A25DB" w:rsidRDefault="00731665" w:rsidP="002A612E">
      <w:pPr>
        <w:spacing w:line="276" w:lineRule="auto"/>
        <w:jc w:val="center"/>
        <w:rPr>
          <w:rFonts w:cs="Times New Roman"/>
          <w:i/>
          <w:sz w:val="28"/>
          <w:lang w:val="fr-FR"/>
        </w:rPr>
      </w:pPr>
      <w:r w:rsidRPr="007A25DB">
        <w:rPr>
          <w:rFonts w:cs="Times New Roman"/>
          <w:i/>
          <w:sz w:val="28"/>
          <w:lang w:val="fr-FR"/>
        </w:rPr>
        <w:t>Master 2 Biodiversité et Fonctionnement des Ecosystèmes Terrestres</w:t>
      </w:r>
    </w:p>
    <w:p w14:paraId="155816C8" w14:textId="77777777" w:rsidR="00731665" w:rsidRPr="007A25DB" w:rsidRDefault="00731665" w:rsidP="00731665">
      <w:pPr>
        <w:spacing w:line="259" w:lineRule="auto"/>
        <w:jc w:val="both"/>
        <w:rPr>
          <w:rFonts w:cs="Times New Roman"/>
          <w:sz w:val="28"/>
          <w:lang w:val="fr-FR"/>
        </w:rPr>
      </w:pPr>
    </w:p>
    <w:p w14:paraId="6F6EB837" w14:textId="77777777" w:rsidR="00731665" w:rsidRPr="007A25DB" w:rsidRDefault="00731665" w:rsidP="00731665">
      <w:pPr>
        <w:spacing w:line="259" w:lineRule="auto"/>
        <w:jc w:val="both"/>
        <w:rPr>
          <w:rFonts w:cs="Times New Roman"/>
          <w:sz w:val="28"/>
          <w:lang w:val="fr-FR"/>
        </w:rPr>
      </w:pPr>
    </w:p>
    <w:p w14:paraId="0C14BBCD" w14:textId="77777777" w:rsidR="002A6C57" w:rsidRPr="00452CBF" w:rsidRDefault="002A6C57" w:rsidP="002A612E">
      <w:pPr>
        <w:pStyle w:val="Sansinterligne"/>
        <w:spacing w:line="276" w:lineRule="auto"/>
        <w:jc w:val="center"/>
        <w:rPr>
          <w:sz w:val="28"/>
          <w:szCs w:val="24"/>
        </w:rPr>
      </w:pPr>
    </w:p>
    <w:p w14:paraId="059E13B7" w14:textId="317C63FD" w:rsidR="00731665" w:rsidRPr="00BB5602" w:rsidRDefault="00731665" w:rsidP="002A612E">
      <w:pPr>
        <w:pStyle w:val="Sansinterligne"/>
        <w:spacing w:line="276" w:lineRule="auto"/>
        <w:jc w:val="center"/>
        <w:rPr>
          <w:sz w:val="28"/>
          <w:szCs w:val="24"/>
          <w:lang w:val="en-US"/>
        </w:rPr>
      </w:pPr>
      <w:r w:rsidRPr="00BB5602">
        <w:rPr>
          <w:sz w:val="28"/>
          <w:szCs w:val="24"/>
          <w:lang w:val="en-US"/>
        </w:rPr>
        <w:t>University year 2019-2020</w:t>
      </w:r>
    </w:p>
    <w:p w14:paraId="1C66FF2B" w14:textId="3B346483" w:rsidR="00731665" w:rsidRPr="00BB5602" w:rsidRDefault="00731665" w:rsidP="002A612E">
      <w:pPr>
        <w:pStyle w:val="Sansinterligne"/>
        <w:spacing w:line="276" w:lineRule="auto"/>
        <w:jc w:val="center"/>
        <w:rPr>
          <w:sz w:val="28"/>
          <w:szCs w:val="24"/>
          <w:lang w:val="en-US"/>
        </w:rPr>
      </w:pPr>
      <w:r w:rsidRPr="00BB5602">
        <w:rPr>
          <w:sz w:val="28"/>
          <w:szCs w:val="24"/>
          <w:lang w:val="en-US"/>
        </w:rPr>
        <w:t xml:space="preserve">Thesis defended on </w:t>
      </w:r>
      <w:r w:rsidR="002A612E">
        <w:rPr>
          <w:sz w:val="28"/>
          <w:szCs w:val="24"/>
          <w:lang w:val="en-US"/>
        </w:rPr>
        <w:t>23/06/20</w:t>
      </w:r>
    </w:p>
    <w:p w14:paraId="3657C420" w14:textId="77777777" w:rsidR="00731665" w:rsidRPr="00BB5602" w:rsidRDefault="00731665" w:rsidP="002A612E">
      <w:pPr>
        <w:pStyle w:val="Sansinterligne"/>
        <w:spacing w:line="276" w:lineRule="auto"/>
        <w:jc w:val="center"/>
        <w:rPr>
          <w:sz w:val="28"/>
          <w:szCs w:val="24"/>
          <w:lang w:val="en-US"/>
        </w:rPr>
      </w:pPr>
      <w:r w:rsidRPr="00BB5602">
        <w:rPr>
          <w:sz w:val="28"/>
          <w:szCs w:val="24"/>
          <w:lang w:val="en-US"/>
        </w:rPr>
        <w:t>University of Bordeaux</w:t>
      </w:r>
    </w:p>
    <w:p w14:paraId="600BDF9B" w14:textId="77777777" w:rsidR="00731665" w:rsidRPr="00BB5602" w:rsidRDefault="00731665" w:rsidP="00731665">
      <w:pPr>
        <w:spacing w:line="259" w:lineRule="auto"/>
        <w:jc w:val="both"/>
        <w:rPr>
          <w:rFonts w:cs="Times New Roman"/>
          <w:sz w:val="28"/>
          <w:lang w:val="en-US"/>
        </w:rPr>
      </w:pPr>
    </w:p>
    <w:p w14:paraId="428E314C" w14:textId="77777777" w:rsidR="00731665" w:rsidRPr="00BB5602" w:rsidRDefault="00731665" w:rsidP="00731665">
      <w:pPr>
        <w:spacing w:line="259" w:lineRule="auto"/>
        <w:jc w:val="both"/>
        <w:rPr>
          <w:rFonts w:cs="Times New Roman"/>
          <w:sz w:val="28"/>
          <w:lang w:val="en-US"/>
        </w:rPr>
      </w:pPr>
    </w:p>
    <w:p w14:paraId="64061157" w14:textId="77777777" w:rsidR="00731665" w:rsidRPr="00BB5602" w:rsidRDefault="00731665" w:rsidP="00731665">
      <w:pPr>
        <w:spacing w:line="259" w:lineRule="auto"/>
        <w:jc w:val="both"/>
        <w:rPr>
          <w:rFonts w:cs="Times New Roman"/>
          <w:sz w:val="28"/>
          <w:lang w:val="en-US"/>
        </w:rPr>
      </w:pPr>
    </w:p>
    <w:p w14:paraId="57D4238D" w14:textId="0A4DCBC4" w:rsidR="00731665" w:rsidRDefault="00731665" w:rsidP="00731665">
      <w:pPr>
        <w:spacing w:line="259" w:lineRule="auto"/>
        <w:jc w:val="both"/>
        <w:rPr>
          <w:rFonts w:cs="Times New Roman"/>
          <w:sz w:val="28"/>
          <w:lang w:val="en-US"/>
        </w:rPr>
      </w:pPr>
    </w:p>
    <w:p w14:paraId="0064B61D" w14:textId="77777777" w:rsidR="00731665" w:rsidRPr="00BB5602" w:rsidRDefault="00731665" w:rsidP="00731665">
      <w:pPr>
        <w:spacing w:line="259" w:lineRule="auto"/>
        <w:jc w:val="both"/>
        <w:rPr>
          <w:rFonts w:cs="Times New Roman"/>
          <w:sz w:val="28"/>
          <w:lang w:val="en-US"/>
        </w:rPr>
      </w:pPr>
    </w:p>
    <w:p w14:paraId="32AB1A80" w14:textId="3E5524D4" w:rsidR="00731665" w:rsidRPr="00BB5602" w:rsidRDefault="00731665" w:rsidP="00731665">
      <w:pPr>
        <w:pStyle w:val="Sansinterligne"/>
        <w:spacing w:line="276" w:lineRule="auto"/>
        <w:rPr>
          <w:b/>
          <w:bCs/>
          <w:u w:val="single"/>
          <w:lang w:val="en-US"/>
        </w:rPr>
      </w:pPr>
      <w:r w:rsidRPr="00BB5602">
        <w:rPr>
          <w:b/>
          <w:bCs/>
          <w:u w:val="single"/>
          <w:lang w:val="en-US"/>
        </w:rPr>
        <w:t>Supervisors:</w:t>
      </w:r>
    </w:p>
    <w:p w14:paraId="69248188" w14:textId="5AB1B29C" w:rsidR="00731665" w:rsidRPr="00BB5602" w:rsidRDefault="00731665" w:rsidP="00731665">
      <w:pPr>
        <w:pStyle w:val="Sansinterligne"/>
        <w:spacing w:line="276" w:lineRule="auto"/>
        <w:rPr>
          <w:lang w:val="en-US"/>
        </w:rPr>
      </w:pPr>
      <w:r w:rsidRPr="00BB5602">
        <w:rPr>
          <w:lang w:val="en-US"/>
        </w:rPr>
        <w:t>Lisa Wingate (lisa.wingate@inrae.fr)</w:t>
      </w:r>
    </w:p>
    <w:p w14:paraId="388A2F40" w14:textId="0E7C7D30" w:rsidR="00731665" w:rsidRPr="00BB5602" w:rsidRDefault="00731665" w:rsidP="00731665">
      <w:pPr>
        <w:pStyle w:val="Sansinterligne"/>
        <w:spacing w:line="276" w:lineRule="auto"/>
        <w:rPr>
          <w:lang w:val="en-US"/>
        </w:rPr>
      </w:pPr>
      <w:r w:rsidRPr="00BB5602">
        <w:rPr>
          <w:lang w:val="en-US"/>
        </w:rPr>
        <w:t>Nicolas FANIN (nicolas.fanin@inrae.fr)</w:t>
      </w:r>
    </w:p>
    <w:p w14:paraId="284372DB" w14:textId="58DB55B4" w:rsidR="00731665" w:rsidRPr="00BB5602" w:rsidRDefault="00E3153B" w:rsidP="00731665">
      <w:pPr>
        <w:spacing w:line="259" w:lineRule="auto"/>
        <w:jc w:val="both"/>
        <w:rPr>
          <w:rFonts w:cs="Times New Roman"/>
          <w:sz w:val="28"/>
          <w:lang w:val="en-US"/>
        </w:rPr>
      </w:pPr>
      <w:r>
        <w:rPr>
          <w:noProof/>
          <w:lang w:val="fr-FR" w:eastAsia="fr-FR" w:bidi="ar-SA"/>
        </w:rPr>
        <w:drawing>
          <wp:anchor distT="0" distB="0" distL="114300" distR="114300" simplePos="0" relativeHeight="251651584" behindDoc="0" locked="0" layoutInCell="1" allowOverlap="1" wp14:anchorId="5FFB670D" wp14:editId="16D3F185">
            <wp:simplePos x="0" y="0"/>
            <wp:positionH relativeFrom="column">
              <wp:posOffset>3190875</wp:posOffset>
            </wp:positionH>
            <wp:positionV relativeFrom="paragraph">
              <wp:posOffset>21590</wp:posOffset>
            </wp:positionV>
            <wp:extent cx="2359660" cy="1212850"/>
            <wp:effectExtent l="0" t="0" r="0" b="0"/>
            <wp:wrapSquare wrapText="bothSides"/>
            <wp:docPr id="19" name="Image 19" descr="Interactions Sol Plante Atmosphère - ISPA Intr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actions Sol Plante Atmosphère - ISPA Intranet"/>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359660" cy="121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A15C6" w14:textId="350C7880" w:rsidR="00731665" w:rsidRPr="00452CBF" w:rsidRDefault="00731665" w:rsidP="00731665">
      <w:pPr>
        <w:pStyle w:val="Sansinterligne"/>
        <w:spacing w:line="276" w:lineRule="auto"/>
        <w:rPr>
          <w:b/>
          <w:bCs/>
          <w:u w:val="single"/>
          <w:lang w:val="en-GB"/>
        </w:rPr>
      </w:pPr>
      <w:r w:rsidRPr="00452CBF">
        <w:rPr>
          <w:b/>
          <w:bCs/>
          <w:u w:val="single"/>
          <w:lang w:val="en-GB"/>
        </w:rPr>
        <w:t>Host Laboratory:</w:t>
      </w:r>
    </w:p>
    <w:p w14:paraId="38421B15" w14:textId="75C35BD9" w:rsidR="00731665" w:rsidRPr="00452CBF" w:rsidRDefault="24DC33B2" w:rsidP="00731665">
      <w:pPr>
        <w:pStyle w:val="Sansinterligne"/>
        <w:spacing w:line="276" w:lineRule="auto"/>
        <w:rPr>
          <w:lang w:val="en-GB"/>
        </w:rPr>
      </w:pPr>
      <w:r w:rsidRPr="24DC33B2">
        <w:rPr>
          <w:lang w:val="en-GB"/>
        </w:rPr>
        <w:t>INRA</w:t>
      </w:r>
      <w:ins w:id="0" w:author="Lisa Wingate" w:date="2020-06-10T09:23:00Z">
        <w:r w:rsidRPr="24DC33B2">
          <w:rPr>
            <w:lang w:val="en-GB"/>
          </w:rPr>
          <w:t>E</w:t>
        </w:r>
      </w:ins>
      <w:r w:rsidRPr="24DC33B2">
        <w:rPr>
          <w:lang w:val="en-GB"/>
        </w:rPr>
        <w:t>-ISPA</w:t>
      </w:r>
    </w:p>
    <w:p w14:paraId="5B15B969" w14:textId="4C029D78" w:rsidR="00731665" w:rsidRPr="00452CBF" w:rsidRDefault="00731665" w:rsidP="00731665">
      <w:pPr>
        <w:pStyle w:val="Sansinterligne"/>
        <w:spacing w:line="276" w:lineRule="auto"/>
        <w:rPr>
          <w:lang w:val="en-GB"/>
        </w:rPr>
      </w:pPr>
      <w:r w:rsidRPr="00452CBF">
        <w:rPr>
          <w:lang w:val="en-GB"/>
        </w:rPr>
        <w:t>71 Avenue Edouard Bourlaux,</w:t>
      </w:r>
      <w:r w:rsidR="002A6C57" w:rsidRPr="00452CBF">
        <w:rPr>
          <w:noProof/>
          <w:lang w:val="en-GB"/>
        </w:rPr>
        <w:t xml:space="preserve"> </w:t>
      </w:r>
    </w:p>
    <w:p w14:paraId="6B76E79B" w14:textId="6045453B" w:rsidR="00731665" w:rsidRPr="00015000" w:rsidRDefault="00731665" w:rsidP="00731665">
      <w:pPr>
        <w:pStyle w:val="Sansinterligne"/>
        <w:spacing w:line="276" w:lineRule="auto"/>
      </w:pPr>
      <w:r w:rsidRPr="00015000">
        <w:t>33140 Villenave-d'Ornon</w:t>
      </w:r>
    </w:p>
    <w:p w14:paraId="59645B88" w14:textId="38200C8C" w:rsidR="00731665" w:rsidRPr="00015000" w:rsidRDefault="00731665">
      <w:pPr>
        <w:rPr>
          <w:rFonts w:ascii="Garamond" w:hAnsi="Garamond"/>
          <w:b/>
          <w:bCs/>
          <w:lang w:val="fr-FR"/>
        </w:rPr>
      </w:pPr>
      <w:r w:rsidRPr="00015000">
        <w:rPr>
          <w:rFonts w:ascii="Garamond" w:hAnsi="Garamond"/>
          <w:b/>
          <w:bCs/>
          <w:lang w:val="fr-FR"/>
        </w:rPr>
        <w:br w:type="page"/>
      </w:r>
    </w:p>
    <w:sdt>
      <w:sdtPr>
        <w:rPr>
          <w:rFonts w:ascii="Liberation Serif" w:eastAsia="Noto Sans CJK SC" w:hAnsi="Liberation Serif" w:cs="Lohit Devanagari"/>
          <w:b w:val="0"/>
          <w:color w:val="auto"/>
          <w:kern w:val="2"/>
          <w:sz w:val="24"/>
          <w:szCs w:val="24"/>
          <w:lang w:val="fr-FR" w:eastAsia="zh-CN" w:bidi="hi-IN"/>
        </w:rPr>
        <w:id w:val="1509477790"/>
        <w:docPartObj>
          <w:docPartGallery w:val="Table of Contents"/>
          <w:docPartUnique/>
        </w:docPartObj>
      </w:sdtPr>
      <w:sdtEndPr>
        <w:rPr>
          <w:rFonts w:ascii="Times New Roman" w:hAnsi="Times New Roman"/>
          <w:bCs/>
        </w:rPr>
      </w:sdtEndPr>
      <w:sdtContent>
        <w:p w14:paraId="75CBEAC1" w14:textId="69D673E8" w:rsidR="00FC486D" w:rsidRPr="00FC486D" w:rsidRDefault="00FC486D">
          <w:pPr>
            <w:pStyle w:val="En-ttedetabledesmatires"/>
            <w:rPr>
              <w:sz w:val="36"/>
              <w:szCs w:val="44"/>
              <w:lang w:val="fr-FR"/>
            </w:rPr>
          </w:pPr>
          <w:r w:rsidRPr="00FC486D">
            <w:rPr>
              <w:sz w:val="36"/>
              <w:szCs w:val="44"/>
              <w:lang w:val="fr-FR"/>
            </w:rPr>
            <w:t xml:space="preserve">Table </w:t>
          </w:r>
          <w:r>
            <w:rPr>
              <w:sz w:val="36"/>
              <w:szCs w:val="44"/>
              <w:lang w:val="fr-FR"/>
            </w:rPr>
            <w:t xml:space="preserve">of contents : </w:t>
          </w:r>
        </w:p>
        <w:p w14:paraId="6987112A" w14:textId="77777777" w:rsidR="00FC486D" w:rsidRPr="00FC486D" w:rsidRDefault="00FC486D" w:rsidP="00B702DC">
          <w:pPr>
            <w:spacing w:line="360" w:lineRule="auto"/>
            <w:rPr>
              <w:lang w:val="fr-FR" w:eastAsia="en-GB" w:bidi="ar-SA"/>
            </w:rPr>
          </w:pPr>
        </w:p>
        <w:p w14:paraId="756E9367" w14:textId="46309A0C" w:rsidR="0005724B" w:rsidRPr="0005724B" w:rsidRDefault="00FC486D" w:rsidP="0005724B">
          <w:pPr>
            <w:pStyle w:val="TM1"/>
            <w:tabs>
              <w:tab w:val="right" w:leader="dot" w:pos="9062"/>
            </w:tabs>
            <w:spacing w:line="360" w:lineRule="auto"/>
            <w:rPr>
              <w:rFonts w:eastAsiaTheme="minorEastAsia" w:cs="Times New Roman"/>
              <w:noProof/>
              <w:kern w:val="0"/>
              <w:sz w:val="22"/>
              <w:szCs w:val="22"/>
              <w:lang w:eastAsia="en-GB" w:bidi="ar-SA"/>
            </w:rPr>
          </w:pPr>
          <w:r w:rsidRPr="0005724B">
            <w:rPr>
              <w:rFonts w:cs="Times New Roman"/>
            </w:rPr>
            <w:fldChar w:fldCharType="begin"/>
          </w:r>
          <w:r w:rsidRPr="0005724B">
            <w:rPr>
              <w:rFonts w:cs="Times New Roman"/>
              <w:lang w:val="fr-FR"/>
            </w:rPr>
            <w:instrText xml:space="preserve"> TOC \o "1-3" \h \z \u </w:instrText>
          </w:r>
          <w:r w:rsidRPr="0005724B">
            <w:rPr>
              <w:rFonts w:cs="Times New Roman"/>
            </w:rPr>
            <w:fldChar w:fldCharType="separate"/>
          </w:r>
          <w:hyperlink w:anchor="_Toc42400669" w:history="1">
            <w:r w:rsidR="0005724B" w:rsidRPr="0005724B">
              <w:rPr>
                <w:rStyle w:val="Lienhypertexte"/>
                <w:rFonts w:cs="Times New Roman"/>
                <w:noProof/>
              </w:rPr>
              <w:t>Introduction :</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_Toc42400669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w:t>
            </w:r>
            <w:r w:rsidR="0005724B" w:rsidRPr="0005724B">
              <w:rPr>
                <w:rFonts w:cs="Times New Roman"/>
                <w:noProof/>
                <w:webHidden/>
              </w:rPr>
              <w:fldChar w:fldCharType="end"/>
            </w:r>
          </w:hyperlink>
        </w:p>
        <w:p w14:paraId="2E19DCEA" w14:textId="59B3A9F2" w:rsidR="0005724B" w:rsidRPr="0005724B" w:rsidRDefault="00DC232E" w:rsidP="0005724B">
          <w:pPr>
            <w:pStyle w:val="TM1"/>
            <w:tabs>
              <w:tab w:val="right" w:leader="dot" w:pos="9062"/>
            </w:tabs>
            <w:spacing w:line="360" w:lineRule="auto"/>
            <w:rPr>
              <w:rFonts w:eastAsiaTheme="minorEastAsia" w:cs="Times New Roman"/>
              <w:noProof/>
              <w:kern w:val="0"/>
              <w:sz w:val="22"/>
              <w:szCs w:val="22"/>
              <w:lang w:eastAsia="en-GB" w:bidi="ar-SA"/>
            </w:rPr>
          </w:pPr>
          <w:hyperlink w:anchor="_Toc42400670" w:history="1">
            <w:r w:rsidR="0005724B" w:rsidRPr="0005724B">
              <w:rPr>
                <w:rStyle w:val="Lienhypertexte"/>
                <w:rFonts w:cs="Times New Roman"/>
                <w:noProof/>
              </w:rPr>
              <w:t>Material and Methods :</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_Toc42400670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3</w:t>
            </w:r>
            <w:r w:rsidR="0005724B" w:rsidRPr="0005724B">
              <w:rPr>
                <w:rFonts w:cs="Times New Roman"/>
                <w:noProof/>
                <w:webHidden/>
              </w:rPr>
              <w:fldChar w:fldCharType="end"/>
            </w:r>
          </w:hyperlink>
        </w:p>
        <w:p w14:paraId="313CD8A5" w14:textId="1B76F65B"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71" w:history="1">
            <w:r w:rsidR="0005724B" w:rsidRPr="0005724B">
              <w:rPr>
                <w:rStyle w:val="Lienhypertexte"/>
                <w:rFonts w:cs="Times New Roman"/>
                <w:noProof/>
              </w:rPr>
              <w:t>Experimental and soil sampling :</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_Toc42400671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3</w:t>
            </w:r>
            <w:r w:rsidR="0005724B" w:rsidRPr="0005724B">
              <w:rPr>
                <w:rFonts w:cs="Times New Roman"/>
                <w:noProof/>
                <w:webHidden/>
              </w:rPr>
              <w:fldChar w:fldCharType="end"/>
            </w:r>
          </w:hyperlink>
        </w:p>
        <w:p w14:paraId="06501167" w14:textId="7748E6B9"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72" w:history="1">
            <w:r w:rsidR="0005724B" w:rsidRPr="0005724B">
              <w:rPr>
                <w:rStyle w:val="Lienhypertexte"/>
                <w:rFonts w:cs="Times New Roman"/>
                <w:noProof/>
              </w:rPr>
              <w:t>Gas exchange experimental setup :</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_Toc42400672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4</w:t>
            </w:r>
            <w:r w:rsidR="0005724B" w:rsidRPr="0005724B">
              <w:rPr>
                <w:rFonts w:cs="Times New Roman"/>
                <w:noProof/>
                <w:webHidden/>
              </w:rPr>
              <w:fldChar w:fldCharType="end"/>
            </w:r>
          </w:hyperlink>
        </w:p>
        <w:p w14:paraId="48B85FA1" w14:textId="43C82C91"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73" w:history="1">
            <w:r w:rsidR="0005724B" w:rsidRPr="0005724B">
              <w:rPr>
                <w:rStyle w:val="Lienhypertexte"/>
                <w:rFonts w:cs="Times New Roman"/>
                <w:noProof/>
              </w:rPr>
              <w:t>Soil community analysis :</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_Toc42400673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5</w:t>
            </w:r>
            <w:r w:rsidR="0005724B" w:rsidRPr="0005724B">
              <w:rPr>
                <w:rFonts w:cs="Times New Roman"/>
                <w:noProof/>
                <w:webHidden/>
              </w:rPr>
              <w:fldChar w:fldCharType="end"/>
            </w:r>
          </w:hyperlink>
        </w:p>
        <w:p w14:paraId="64397AB4" w14:textId="14E62E50"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74" w:history="1">
            <w:r w:rsidR="0005724B" w:rsidRPr="0005724B">
              <w:rPr>
                <w:rStyle w:val="Lienhypertexte"/>
                <w:rFonts w:cs="Times New Roman"/>
                <w:noProof/>
              </w:rPr>
              <w:t>Statistical analyses :</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_Toc42400674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5</w:t>
            </w:r>
            <w:r w:rsidR="0005724B" w:rsidRPr="0005724B">
              <w:rPr>
                <w:rFonts w:cs="Times New Roman"/>
                <w:noProof/>
                <w:webHidden/>
              </w:rPr>
              <w:fldChar w:fldCharType="end"/>
            </w:r>
          </w:hyperlink>
        </w:p>
        <w:p w14:paraId="0C2535B8" w14:textId="30B57EA8" w:rsidR="0005724B" w:rsidRPr="0005724B" w:rsidRDefault="00DC232E" w:rsidP="0005724B">
          <w:pPr>
            <w:pStyle w:val="TM1"/>
            <w:tabs>
              <w:tab w:val="right" w:leader="dot" w:pos="9062"/>
            </w:tabs>
            <w:spacing w:line="360" w:lineRule="auto"/>
            <w:rPr>
              <w:rFonts w:eastAsiaTheme="minorEastAsia" w:cs="Times New Roman"/>
              <w:noProof/>
              <w:kern w:val="0"/>
              <w:sz w:val="22"/>
              <w:szCs w:val="22"/>
              <w:lang w:eastAsia="en-GB" w:bidi="ar-SA"/>
            </w:rPr>
          </w:pPr>
          <w:hyperlink w:anchor="_Toc42400675" w:history="1">
            <w:r w:rsidR="0005724B" w:rsidRPr="0005724B">
              <w:rPr>
                <w:rStyle w:val="Lienhypertexte"/>
                <w:rFonts w:cs="Times New Roman"/>
                <w:noProof/>
              </w:rPr>
              <w:t>Results :</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_Toc42400675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6</w:t>
            </w:r>
            <w:r w:rsidR="0005724B" w:rsidRPr="0005724B">
              <w:rPr>
                <w:rFonts w:cs="Times New Roman"/>
                <w:noProof/>
                <w:webHidden/>
              </w:rPr>
              <w:fldChar w:fldCharType="end"/>
            </w:r>
          </w:hyperlink>
        </w:p>
        <w:p w14:paraId="0A8A7DA8" w14:textId="2C29E74E"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76" w:history="1">
            <w:r w:rsidR="0005724B" w:rsidRPr="0005724B">
              <w:rPr>
                <w:rStyle w:val="Lienhypertexte"/>
                <w:rFonts w:cs="Times New Roman"/>
                <w:noProof/>
              </w:rPr>
              <w:t>COS and CO</w:t>
            </w:r>
            <w:r w:rsidR="0005724B" w:rsidRPr="0005724B">
              <w:rPr>
                <w:rStyle w:val="Lienhypertexte"/>
                <w:rFonts w:cs="Times New Roman"/>
                <w:noProof/>
                <w:vertAlign w:val="subscript"/>
              </w:rPr>
              <w:t>2</w:t>
            </w:r>
            <w:r w:rsidR="0005724B" w:rsidRPr="0005724B">
              <w:rPr>
                <w:rStyle w:val="Lienhypertexte"/>
                <w:rFonts w:cs="Times New Roman"/>
                <w:noProof/>
              </w:rPr>
              <w:t xml:space="preserve"> balance across soil types and light treatments</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_Toc42400676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7</w:t>
            </w:r>
            <w:r w:rsidR="0005724B" w:rsidRPr="0005724B">
              <w:rPr>
                <w:rFonts w:cs="Times New Roman"/>
                <w:noProof/>
                <w:webHidden/>
              </w:rPr>
              <w:fldChar w:fldCharType="end"/>
            </w:r>
          </w:hyperlink>
        </w:p>
        <w:p w14:paraId="7E035724" w14:textId="7C2778E3"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77" w:history="1">
            <w:r w:rsidR="0005724B" w:rsidRPr="0005724B">
              <w:rPr>
                <w:rStyle w:val="Lienhypertexte"/>
                <w:rFonts w:cs="Times New Roman"/>
                <w:noProof/>
              </w:rPr>
              <w:t>Effect of soil types and light treatments on microbial communities</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_Toc42400677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7</w:t>
            </w:r>
            <w:r w:rsidR="0005724B" w:rsidRPr="0005724B">
              <w:rPr>
                <w:rFonts w:cs="Times New Roman"/>
                <w:noProof/>
                <w:webHidden/>
              </w:rPr>
              <w:fldChar w:fldCharType="end"/>
            </w:r>
          </w:hyperlink>
        </w:p>
        <w:p w14:paraId="6132FA5C" w14:textId="5A171B7C"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78" w:history="1">
            <w:r w:rsidR="0005724B" w:rsidRPr="0005724B">
              <w:rPr>
                <w:rStyle w:val="Lienhypertexte"/>
                <w:rFonts w:cs="Times New Roman"/>
                <w:noProof/>
              </w:rPr>
              <w:t>Linking microbial communities to COS fluxes and soil physicochemical properties</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_Toc42400678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10</w:t>
            </w:r>
            <w:r w:rsidR="0005724B" w:rsidRPr="0005724B">
              <w:rPr>
                <w:rFonts w:cs="Times New Roman"/>
                <w:noProof/>
                <w:webHidden/>
              </w:rPr>
              <w:fldChar w:fldCharType="end"/>
            </w:r>
          </w:hyperlink>
        </w:p>
        <w:p w14:paraId="7BBB860B" w14:textId="23C09FEE"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79" w:history="1">
            <w:r w:rsidR="0005724B" w:rsidRPr="0005724B">
              <w:rPr>
                <w:rStyle w:val="Lienhypertexte"/>
                <w:rFonts w:cs="Times New Roman"/>
                <w:noProof/>
              </w:rPr>
              <w:t>Effect of microbial OTUs on COS balance</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_Toc42400679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11</w:t>
            </w:r>
            <w:r w:rsidR="0005724B" w:rsidRPr="0005724B">
              <w:rPr>
                <w:rFonts w:cs="Times New Roman"/>
                <w:noProof/>
                <w:webHidden/>
              </w:rPr>
              <w:fldChar w:fldCharType="end"/>
            </w:r>
          </w:hyperlink>
        </w:p>
        <w:p w14:paraId="2B2FBD24" w14:textId="3B8048F3"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81" w:history="1">
            <w:r w:rsidR="0005724B" w:rsidRPr="0005724B">
              <w:rPr>
                <w:rStyle w:val="Lienhypertexte"/>
                <w:rFonts w:cs="Times New Roman"/>
                <w:noProof/>
              </w:rPr>
              <w:t>Microbial interactions network</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_Toc42400681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13</w:t>
            </w:r>
            <w:r w:rsidR="0005724B" w:rsidRPr="0005724B">
              <w:rPr>
                <w:rFonts w:cs="Times New Roman"/>
                <w:noProof/>
                <w:webHidden/>
              </w:rPr>
              <w:fldChar w:fldCharType="end"/>
            </w:r>
          </w:hyperlink>
        </w:p>
        <w:p w14:paraId="6177CB11" w14:textId="3F8473AB" w:rsidR="0005724B" w:rsidRPr="0005724B" w:rsidRDefault="00DC232E" w:rsidP="0005724B">
          <w:pPr>
            <w:pStyle w:val="TM1"/>
            <w:tabs>
              <w:tab w:val="right" w:leader="dot" w:pos="9062"/>
            </w:tabs>
            <w:spacing w:line="360" w:lineRule="auto"/>
            <w:rPr>
              <w:rFonts w:eastAsiaTheme="minorEastAsia" w:cs="Times New Roman"/>
              <w:noProof/>
              <w:kern w:val="0"/>
              <w:sz w:val="22"/>
              <w:szCs w:val="22"/>
              <w:lang w:eastAsia="en-GB" w:bidi="ar-SA"/>
            </w:rPr>
          </w:pPr>
          <w:hyperlink w:anchor="_Toc42400682" w:history="1">
            <w:r w:rsidR="0005724B" w:rsidRPr="0005724B">
              <w:rPr>
                <w:rStyle w:val="Lienhypertexte"/>
                <w:rFonts w:cs="Times New Roman"/>
                <w:noProof/>
              </w:rPr>
              <w:t>Discussion :</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_Toc42400682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14</w:t>
            </w:r>
            <w:r w:rsidR="0005724B" w:rsidRPr="0005724B">
              <w:rPr>
                <w:rFonts w:cs="Times New Roman"/>
                <w:noProof/>
                <w:webHidden/>
              </w:rPr>
              <w:fldChar w:fldCharType="end"/>
            </w:r>
          </w:hyperlink>
        </w:p>
        <w:p w14:paraId="4BB645D5" w14:textId="45E310F8"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83" w:history="1">
            <w:r w:rsidR="0005724B" w:rsidRPr="0005724B">
              <w:rPr>
                <w:rStyle w:val="Lienhypertexte"/>
                <w:rFonts w:cs="Times New Roman"/>
                <w:noProof/>
              </w:rPr>
              <w:t>Effect of light on photoautotroph community composition</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_Toc42400683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15</w:t>
            </w:r>
            <w:r w:rsidR="0005724B" w:rsidRPr="0005724B">
              <w:rPr>
                <w:rFonts w:cs="Times New Roman"/>
                <w:noProof/>
                <w:webHidden/>
              </w:rPr>
              <w:fldChar w:fldCharType="end"/>
            </w:r>
          </w:hyperlink>
        </w:p>
        <w:p w14:paraId="2AA1E37B" w14:textId="7BDEA633"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84" w:history="1">
            <w:r w:rsidR="0005724B" w:rsidRPr="0005724B">
              <w:rPr>
                <w:rStyle w:val="Lienhypertexte"/>
                <w:rFonts w:cs="Times New Roman"/>
                <w:noProof/>
              </w:rPr>
              <w:t>Effect of photoautotroph community composition on heterotroph communities</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_Toc42400684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16</w:t>
            </w:r>
            <w:r w:rsidR="0005724B" w:rsidRPr="0005724B">
              <w:rPr>
                <w:rFonts w:cs="Times New Roman"/>
                <w:noProof/>
                <w:webHidden/>
              </w:rPr>
              <w:fldChar w:fldCharType="end"/>
            </w:r>
          </w:hyperlink>
        </w:p>
        <w:p w14:paraId="1FA0BD21" w14:textId="42B68143" w:rsidR="0005724B" w:rsidRPr="0005724B" w:rsidRDefault="00DC232E" w:rsidP="0005724B">
          <w:pPr>
            <w:pStyle w:val="TM2"/>
            <w:tabs>
              <w:tab w:val="right" w:leader="dot" w:pos="9062"/>
            </w:tabs>
            <w:spacing w:line="360" w:lineRule="auto"/>
            <w:rPr>
              <w:rFonts w:eastAsiaTheme="minorEastAsia" w:cs="Times New Roman"/>
              <w:noProof/>
              <w:kern w:val="0"/>
              <w:sz w:val="22"/>
              <w:szCs w:val="22"/>
              <w:lang w:eastAsia="en-GB" w:bidi="ar-SA"/>
            </w:rPr>
          </w:pPr>
          <w:hyperlink w:anchor="_Toc42400685" w:history="1">
            <w:r w:rsidR="0005724B" w:rsidRPr="0005724B">
              <w:rPr>
                <w:rStyle w:val="Lienhypertexte"/>
                <w:rFonts w:cs="Times New Roman"/>
                <w:noProof/>
              </w:rPr>
              <w:t>Links between microbial OTUs and COS fluxes</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_Toc42400685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17</w:t>
            </w:r>
            <w:r w:rsidR="0005724B" w:rsidRPr="0005724B">
              <w:rPr>
                <w:rFonts w:cs="Times New Roman"/>
                <w:noProof/>
                <w:webHidden/>
              </w:rPr>
              <w:fldChar w:fldCharType="end"/>
            </w:r>
          </w:hyperlink>
        </w:p>
        <w:p w14:paraId="74844D7D" w14:textId="4F93ABE5" w:rsidR="0005724B" w:rsidRPr="0005724B" w:rsidRDefault="00DC232E" w:rsidP="0005724B">
          <w:pPr>
            <w:pStyle w:val="TM1"/>
            <w:tabs>
              <w:tab w:val="right" w:leader="dot" w:pos="9062"/>
            </w:tabs>
            <w:spacing w:line="360" w:lineRule="auto"/>
            <w:rPr>
              <w:rFonts w:eastAsiaTheme="minorEastAsia" w:cs="Times New Roman"/>
              <w:noProof/>
              <w:kern w:val="0"/>
              <w:sz w:val="22"/>
              <w:szCs w:val="22"/>
              <w:lang w:eastAsia="en-GB" w:bidi="ar-SA"/>
            </w:rPr>
          </w:pPr>
          <w:hyperlink w:anchor="_Toc42400686" w:history="1">
            <w:r w:rsidR="0005724B" w:rsidRPr="0005724B">
              <w:rPr>
                <w:rStyle w:val="Lienhypertexte"/>
                <w:rFonts w:cs="Times New Roman"/>
                <w:noProof/>
              </w:rPr>
              <w:t>Conclusion</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_Toc42400686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18</w:t>
            </w:r>
            <w:r w:rsidR="0005724B" w:rsidRPr="0005724B">
              <w:rPr>
                <w:rFonts w:cs="Times New Roman"/>
                <w:noProof/>
                <w:webHidden/>
              </w:rPr>
              <w:fldChar w:fldCharType="end"/>
            </w:r>
          </w:hyperlink>
        </w:p>
        <w:p w14:paraId="129D9E96" w14:textId="5349C295" w:rsidR="0005724B" w:rsidRPr="0005724B" w:rsidRDefault="00DC232E" w:rsidP="0005724B">
          <w:pPr>
            <w:pStyle w:val="TM1"/>
            <w:tabs>
              <w:tab w:val="right" w:leader="dot" w:pos="9062"/>
            </w:tabs>
            <w:spacing w:line="360" w:lineRule="auto"/>
            <w:rPr>
              <w:rFonts w:eastAsiaTheme="minorEastAsia" w:cs="Times New Roman"/>
              <w:noProof/>
              <w:kern w:val="0"/>
              <w:sz w:val="22"/>
              <w:szCs w:val="22"/>
              <w:lang w:eastAsia="en-GB" w:bidi="ar-SA"/>
            </w:rPr>
          </w:pPr>
          <w:hyperlink w:anchor="_Toc42400687" w:history="1">
            <w:r w:rsidR="0005724B" w:rsidRPr="0005724B">
              <w:rPr>
                <w:rStyle w:val="Lienhypertexte"/>
                <w:rFonts w:cs="Times New Roman"/>
                <w:noProof/>
              </w:rPr>
              <w:t>References</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_Toc42400687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18</w:t>
            </w:r>
            <w:r w:rsidR="0005724B" w:rsidRPr="0005724B">
              <w:rPr>
                <w:rFonts w:cs="Times New Roman"/>
                <w:noProof/>
                <w:webHidden/>
              </w:rPr>
              <w:fldChar w:fldCharType="end"/>
            </w:r>
          </w:hyperlink>
        </w:p>
        <w:p w14:paraId="43D9A2CE" w14:textId="651BEC5F" w:rsidR="0005724B" w:rsidRPr="0005724B" w:rsidRDefault="00DC232E" w:rsidP="0005724B">
          <w:pPr>
            <w:pStyle w:val="TM1"/>
            <w:tabs>
              <w:tab w:val="right" w:leader="dot" w:pos="9062"/>
            </w:tabs>
            <w:spacing w:line="360" w:lineRule="auto"/>
            <w:rPr>
              <w:rFonts w:eastAsiaTheme="minorEastAsia" w:cs="Times New Roman"/>
              <w:noProof/>
              <w:kern w:val="0"/>
              <w:sz w:val="22"/>
              <w:szCs w:val="22"/>
              <w:lang w:eastAsia="en-GB" w:bidi="ar-SA"/>
            </w:rPr>
          </w:pPr>
          <w:hyperlink w:anchor="_Toc42400688" w:history="1">
            <w:r w:rsidR="0005724B" w:rsidRPr="0005724B">
              <w:rPr>
                <w:rStyle w:val="Lienhypertexte"/>
                <w:rFonts w:cs="Times New Roman"/>
                <w:noProof/>
              </w:rPr>
              <w:t>Supplementary material</w:t>
            </w:r>
            <w:r w:rsidR="0005724B" w:rsidRPr="0005724B">
              <w:rPr>
                <w:rFonts w:cs="Times New Roman"/>
                <w:noProof/>
                <w:webHidden/>
              </w:rPr>
              <w:tab/>
            </w:r>
            <w:r w:rsidR="0005724B" w:rsidRPr="0005724B">
              <w:rPr>
                <w:rFonts w:cs="Times New Roman"/>
                <w:noProof/>
                <w:webHidden/>
              </w:rPr>
              <w:fldChar w:fldCharType="begin"/>
            </w:r>
            <w:r w:rsidR="0005724B" w:rsidRPr="0005724B">
              <w:rPr>
                <w:rFonts w:cs="Times New Roman"/>
                <w:noProof/>
                <w:webHidden/>
              </w:rPr>
              <w:instrText xml:space="preserve"> PAGEREF _Toc42400688 \h </w:instrText>
            </w:r>
            <w:r w:rsidR="0005724B" w:rsidRPr="0005724B">
              <w:rPr>
                <w:rFonts w:cs="Times New Roman"/>
                <w:noProof/>
                <w:webHidden/>
              </w:rPr>
            </w:r>
            <w:r w:rsidR="0005724B" w:rsidRPr="0005724B">
              <w:rPr>
                <w:rFonts w:cs="Times New Roman"/>
                <w:noProof/>
                <w:webHidden/>
              </w:rPr>
              <w:fldChar w:fldCharType="separate"/>
            </w:r>
            <w:r w:rsidR="0005724B" w:rsidRPr="0005724B">
              <w:rPr>
                <w:rFonts w:cs="Times New Roman"/>
                <w:noProof/>
                <w:webHidden/>
              </w:rPr>
              <w:t>20</w:t>
            </w:r>
            <w:r w:rsidR="0005724B" w:rsidRPr="0005724B">
              <w:rPr>
                <w:rFonts w:cs="Times New Roman"/>
                <w:noProof/>
                <w:webHidden/>
              </w:rPr>
              <w:fldChar w:fldCharType="end"/>
            </w:r>
          </w:hyperlink>
        </w:p>
        <w:p w14:paraId="2AF9E0AE" w14:textId="0F47892A" w:rsidR="00FC486D" w:rsidRPr="00FC486D" w:rsidRDefault="00FC486D" w:rsidP="0005724B">
          <w:pPr>
            <w:spacing w:line="360" w:lineRule="auto"/>
            <w:rPr>
              <w:lang w:val="fr-FR"/>
            </w:rPr>
          </w:pPr>
          <w:r w:rsidRPr="0005724B">
            <w:rPr>
              <w:rFonts w:cs="Times New Roman"/>
              <w:b/>
              <w:bCs/>
              <w:lang w:val="fr-FR"/>
            </w:rPr>
            <w:fldChar w:fldCharType="end"/>
          </w:r>
        </w:p>
      </w:sdtContent>
    </w:sdt>
    <w:p w14:paraId="69CD7EB4" w14:textId="77777777" w:rsidR="00FC486D" w:rsidRDefault="00FC486D">
      <w:pPr>
        <w:rPr>
          <w:rFonts w:cs="Times New Roman"/>
          <w:b/>
          <w:bCs/>
          <w:lang w:val="fr-FR"/>
        </w:rPr>
      </w:pPr>
    </w:p>
    <w:p w14:paraId="307BCD39" w14:textId="77777777" w:rsidR="00FC486D" w:rsidRDefault="00FC486D">
      <w:pPr>
        <w:rPr>
          <w:rFonts w:cs="Times New Roman"/>
          <w:b/>
          <w:bCs/>
          <w:lang w:val="fr-FR"/>
        </w:rPr>
      </w:pPr>
    </w:p>
    <w:p w14:paraId="05BFBE67" w14:textId="77777777" w:rsidR="00FC486D" w:rsidRDefault="00FC486D">
      <w:pPr>
        <w:rPr>
          <w:rFonts w:cs="Times New Roman"/>
          <w:b/>
          <w:bCs/>
          <w:lang w:val="fr-FR"/>
        </w:rPr>
      </w:pPr>
    </w:p>
    <w:p w14:paraId="75E3EF42" w14:textId="77777777" w:rsidR="00FC486D" w:rsidRDefault="00FC486D">
      <w:pPr>
        <w:rPr>
          <w:rFonts w:cs="Times New Roman"/>
          <w:b/>
          <w:bCs/>
          <w:lang w:val="fr-FR"/>
        </w:rPr>
      </w:pPr>
    </w:p>
    <w:p w14:paraId="7E954940" w14:textId="77777777" w:rsidR="00FC486D" w:rsidRDefault="00FC486D">
      <w:pPr>
        <w:rPr>
          <w:rFonts w:cs="Times New Roman"/>
          <w:b/>
          <w:bCs/>
          <w:lang w:val="fr-FR"/>
        </w:rPr>
      </w:pPr>
    </w:p>
    <w:p w14:paraId="5D79843B" w14:textId="77777777" w:rsidR="00FC486D" w:rsidRDefault="00FC486D">
      <w:pPr>
        <w:rPr>
          <w:rFonts w:cs="Times New Roman"/>
          <w:b/>
          <w:bCs/>
          <w:lang w:val="fr-FR"/>
        </w:rPr>
      </w:pPr>
    </w:p>
    <w:p w14:paraId="4082E6F5" w14:textId="77777777" w:rsidR="00FC486D" w:rsidRDefault="00FC486D">
      <w:pPr>
        <w:rPr>
          <w:rFonts w:cs="Times New Roman"/>
          <w:b/>
          <w:bCs/>
          <w:lang w:val="fr-FR"/>
        </w:rPr>
      </w:pPr>
    </w:p>
    <w:p w14:paraId="3A4E8B39" w14:textId="77777777" w:rsidR="00FC486D" w:rsidRDefault="00FC486D">
      <w:pPr>
        <w:rPr>
          <w:rFonts w:cs="Times New Roman"/>
          <w:b/>
          <w:bCs/>
          <w:lang w:val="fr-FR"/>
        </w:rPr>
      </w:pPr>
    </w:p>
    <w:p w14:paraId="152964A4" w14:textId="77777777" w:rsidR="00FC486D" w:rsidRDefault="00FC486D">
      <w:pPr>
        <w:rPr>
          <w:rFonts w:cs="Times New Roman"/>
          <w:b/>
          <w:bCs/>
          <w:lang w:val="fr-FR"/>
        </w:rPr>
      </w:pPr>
    </w:p>
    <w:p w14:paraId="6B56DFE5" w14:textId="77777777" w:rsidR="00FC486D" w:rsidRDefault="00FC486D">
      <w:pPr>
        <w:rPr>
          <w:rFonts w:cs="Times New Roman"/>
          <w:b/>
          <w:bCs/>
          <w:lang w:val="fr-FR"/>
        </w:rPr>
      </w:pPr>
    </w:p>
    <w:p w14:paraId="0E56E8A1" w14:textId="483EDF4B" w:rsidR="008933AD" w:rsidRPr="00FC486D" w:rsidRDefault="004D431F" w:rsidP="00FC486D">
      <w:pPr>
        <w:pStyle w:val="Titre1"/>
      </w:pPr>
      <w:bookmarkStart w:id="1" w:name="_Toc42400669"/>
      <w:proofErr w:type="gramStart"/>
      <w:r w:rsidRPr="00FC486D">
        <w:lastRenderedPageBreak/>
        <w:t>Introduction :</w:t>
      </w:r>
      <w:bookmarkEnd w:id="1"/>
      <w:proofErr w:type="gramEnd"/>
      <w:r w:rsidRPr="00FC486D">
        <w:t xml:space="preserve"> </w:t>
      </w:r>
    </w:p>
    <w:p w14:paraId="372731EB" w14:textId="77777777" w:rsidR="008933AD" w:rsidRPr="00FC486D" w:rsidRDefault="008933AD" w:rsidP="00B74F2F">
      <w:pPr>
        <w:spacing w:line="360" w:lineRule="auto"/>
        <w:rPr>
          <w:rFonts w:cs="Times New Roman"/>
          <w:b/>
          <w:bCs/>
        </w:rPr>
      </w:pPr>
    </w:p>
    <w:p w14:paraId="6A0F0EC5" w14:textId="1BD57F85" w:rsidR="008933AD" w:rsidRPr="00B74F2F" w:rsidRDefault="004D431F" w:rsidP="00B74F2F">
      <w:pPr>
        <w:spacing w:line="360" w:lineRule="auto"/>
        <w:jc w:val="both"/>
        <w:rPr>
          <w:rFonts w:cs="Times New Roman"/>
          <w:color w:val="222222"/>
        </w:rPr>
      </w:pPr>
      <w:r w:rsidRPr="00B74F2F">
        <w:rPr>
          <w:rFonts w:cs="Times New Roman"/>
        </w:rPr>
        <w:t xml:space="preserve">Carbonyl sulfide (COS) is the most abundant sulphur bearing gas in the atmosphere, with a </w:t>
      </w:r>
      <w:r w:rsidR="005F056C" w:rsidRPr="00B74F2F">
        <w:rPr>
          <w:rFonts w:cs="Times New Roman"/>
        </w:rPr>
        <w:t xml:space="preserve">mean worldwide </w:t>
      </w:r>
      <w:r w:rsidRPr="00B74F2F">
        <w:rPr>
          <w:rFonts w:cs="Times New Roman"/>
        </w:rPr>
        <w:t xml:space="preserve">concentration of </w:t>
      </w:r>
      <w:r w:rsidR="00702092">
        <w:rPr>
          <w:rFonts w:cs="Times New Roman"/>
          <w:color w:val="222222"/>
        </w:rPr>
        <w:t xml:space="preserve">about </w:t>
      </w:r>
      <w:r w:rsidRPr="00B74F2F">
        <w:rPr>
          <w:rFonts w:cs="Times New Roman"/>
          <w:color w:val="222222"/>
        </w:rPr>
        <w:t>0</w:t>
      </w:r>
      <w:r w:rsidR="00702092">
        <w:rPr>
          <w:rFonts w:cs="Times New Roman"/>
          <w:color w:val="222222"/>
        </w:rPr>
        <w:t>.</w:t>
      </w:r>
      <w:r w:rsidRPr="00B74F2F">
        <w:rPr>
          <w:rFonts w:cs="Times New Roman"/>
          <w:color w:val="222222"/>
        </w:rPr>
        <w:t>5 ppb</w:t>
      </w:r>
      <w:r w:rsidR="00373D3D">
        <w:rPr>
          <w:rFonts w:cs="Times New Roman"/>
          <w:color w:val="222222"/>
        </w:rPr>
        <w:t xml:space="preserve"> </w:t>
      </w:r>
      <w:r w:rsidR="00373D3D">
        <w:rPr>
          <w:rFonts w:cs="Times New Roman"/>
          <w:color w:val="222222"/>
        </w:rPr>
        <w:fldChar w:fldCharType="begin"/>
      </w:r>
      <w:r w:rsidR="00373D3D">
        <w:rPr>
          <w:rFonts w:cs="Times New Roman"/>
          <w:color w:val="222222"/>
        </w:rPr>
        <w:instrText xml:space="preserve"> ADDIN ZOTERO_ITEM CSL_CITATION {"citationID":"VyiYGndg","properties":{"formattedCitation":"(Sandalls &amp; Penkett, 1977)","plainCitation":"(Sandalls &amp; Penkett, 1977)","noteIndex":0},"citationItems":[{"id":374,"uris":["http://zotero.org/users/4812129/items/R4K7SCDD"],"uri":["http://zotero.org/users/4812129/items/R4K7SCDD"],"itemData":{"id":374,"type":"article-journal","abstract":"Trace concentrations of atmospheric air samples have been concentrated by the cryogenic trapping technique. Using a flame photometric sulphur detector, the comcentrations of both COS and CS2 in the atmosphere have been determined. The conributions of these two compounds to the matural annual atmospheric sulphur turnover is shown to be less than 3% of the total.","container-title":"Atmospheric Environment (1967)","DOI":"10.1016/0004-6981(77)90227-X","ISSN":"0004-6981","issue":"2","journalAbbreviation":"Atmospheric Environment (1967)","language":"en","page":"197-199","source":"ScienceDirect","title":"Measurements of carbonyl sulphide and carbon: Disulphide in the atmosphere","title-short":"Measurements of carbonyl sulphide and carbon","volume":"11","author":[{"family":"Sandalls","given":"F. J."},{"family":"Penkett","given":"S. A."}],"issued":{"date-parts":[["1977",1,1]]}}}],"schema":"https://github.com/citation-style-language/schema/raw/master/csl-citation.json"} </w:instrText>
      </w:r>
      <w:r w:rsidR="00373D3D">
        <w:rPr>
          <w:rFonts w:cs="Times New Roman"/>
          <w:color w:val="222222"/>
        </w:rPr>
        <w:fldChar w:fldCharType="separate"/>
      </w:r>
      <w:r w:rsidR="00373D3D" w:rsidRPr="00373D3D">
        <w:rPr>
          <w:rFonts w:cs="Times New Roman"/>
        </w:rPr>
        <w:t>(Sandalls &amp; Penkett, 1977)</w:t>
      </w:r>
      <w:r w:rsidR="00373D3D">
        <w:rPr>
          <w:rFonts w:cs="Times New Roman"/>
          <w:color w:val="222222"/>
        </w:rPr>
        <w:fldChar w:fldCharType="end"/>
      </w:r>
      <w:r w:rsidRPr="00B74F2F">
        <w:rPr>
          <w:rFonts w:cs="Times New Roman"/>
          <w:color w:val="222222"/>
        </w:rPr>
        <w:t xml:space="preserve">. Monitoring </w:t>
      </w:r>
      <w:r w:rsidR="00020924">
        <w:rPr>
          <w:rFonts w:cs="Times New Roman"/>
          <w:color w:val="222222"/>
        </w:rPr>
        <w:t xml:space="preserve">of </w:t>
      </w:r>
      <w:r w:rsidRPr="00B74F2F">
        <w:rPr>
          <w:rFonts w:cs="Times New Roman"/>
          <w:color w:val="222222"/>
        </w:rPr>
        <w:t>atmospheric concentrations at the global scale reveals that COS concentration</w:t>
      </w:r>
      <w:r w:rsidR="00020924">
        <w:rPr>
          <w:rFonts w:cs="Times New Roman"/>
          <w:color w:val="222222"/>
        </w:rPr>
        <w:t>s</w:t>
      </w:r>
      <w:r w:rsidRPr="00B74F2F">
        <w:rPr>
          <w:rFonts w:cs="Times New Roman"/>
          <w:color w:val="222222"/>
        </w:rPr>
        <w:t xml:space="preserve"> </w:t>
      </w:r>
      <w:r w:rsidR="00020924">
        <w:rPr>
          <w:rFonts w:cs="Times New Roman"/>
          <w:color w:val="222222"/>
        </w:rPr>
        <w:t>decrease</w:t>
      </w:r>
      <w:r w:rsidRPr="00B74F2F">
        <w:rPr>
          <w:rFonts w:cs="Times New Roman"/>
          <w:color w:val="222222"/>
        </w:rPr>
        <w:t xml:space="preserve"> during</w:t>
      </w:r>
      <w:r w:rsidR="00020924">
        <w:rPr>
          <w:rFonts w:cs="Times New Roman"/>
          <w:color w:val="222222"/>
        </w:rPr>
        <w:t xml:space="preserve"> the</w:t>
      </w:r>
      <w:r w:rsidRPr="00B74F2F">
        <w:rPr>
          <w:rFonts w:cs="Times New Roman"/>
          <w:color w:val="222222"/>
        </w:rPr>
        <w:t xml:space="preserve"> photosynthetic season</w:t>
      </w:r>
      <w:r w:rsidR="00373D3D">
        <w:rPr>
          <w:rFonts w:cs="Times New Roman"/>
          <w:color w:val="222222"/>
        </w:rPr>
        <w:t xml:space="preserve"> </w:t>
      </w:r>
      <w:r w:rsidR="00373D3D">
        <w:rPr>
          <w:rFonts w:cs="Times New Roman"/>
          <w:color w:val="222222"/>
        </w:rPr>
        <w:fldChar w:fldCharType="begin"/>
      </w:r>
      <w:r w:rsidR="00373D3D">
        <w:rPr>
          <w:rFonts w:cs="Times New Roman"/>
          <w:color w:val="222222"/>
        </w:rPr>
        <w:instrText xml:space="preserve"> ADDIN ZOTERO_ITEM CSL_CITATION {"citationID":"41KNmwrr","properties":{"formattedCitation":"(Montzka et al., 2007)","plainCitation":"(Montzka et al., 2007)","noteIndex":0},"citationItems":[{"id":400,"uris":["http://zotero.org/users/4812129/items/H2GMJU56"],"uri":["http://zotero.org/users/4812129/items/H2GMJU56"],"itemData":{"id":400,"type":"article-journal","abstract":"Measurements of carbonyl sulfide (COS) from a global air-monitoring network over multiple years suggest that atmospheric mixing ratios of COS are strongly influenced by terrestrial vegetation in the Northern Hemisphere (NH) and by the oceans in the Southern Hemisphere (SH). The annual mean NH mixing ratio estimated from results at seven surface sites during 2000.2–2005.2 was 476 ± 4 ppt, or slightly less than the mean of 491 ± 2 ppt derived from results at three surface sites in the SH. The lowest annual mean mixing ratios were measured at low-altitude continental sites in the midlatitude and high-latitude NH. Mixing ratios undergo substantial seasonal variations at nearly all sites across the globe; the largest seasonal variations are observed at the NH sites having the lowest annual means. There is little coherence in the seasonality in the NH and SH, suggesting that the COS seasonality is driven by different processes in each hemisphere. These seasonal changes cause the NH/SH ratio, as estimated from the available surface data, to vary regularly from 0.91 ± 0.01 to 1.04 ± 0.02 across a year; the annual mean NH/SH ratio was 0.97 ± 0.01. Results from over 160 aircraft profiles regularly collected at eight sites over the continental United States throughout an entire year reveal substantial vertical gradients for COS mixing ratios that vary with season. While similar mixing ratios are observed throughout the NH troposphere during January–April (up to 8 km above sea level (asl)), during the growing season substantially reduced mixing ratios are observed in the boundary layer above the continental United States (defined here as &lt;2 km asl). The surface and aircraft results for COS show strong similarities to atmospheric CO2, though both the amplitude of seasonal variations measured at Earth's surface and the observed vertical gradients during the growing season are 5–6 times larger for COS than for CO2 on a relative basis. A qualitative analysis of the results in light of known sources and sinks suggests (1) that terrestrial uptake, most likely due to photosynthetically active vegetation, dominates the seasonality observed throughout the Northern Hemisphere at a rate that is about 5 times greater than estimates based upon scaling net primary production by mean, ambient air mixing ratios of COS to CO2, (2) the oceans dominate the seasonality observed in the Southern Hemisphere, and (3) biomass burning has a small influence on the seasonality observed for COS in the extratropics of both hemispheres.","container-title":"Journal of Geophysical Research: Atmospheres","DOI":"10.1029/2006JD007665","ISSN":"2156-2202","issue":"D9","language":"en","note":"_eprint: https://agupubs.onlinelibrary.wiley.com/doi/pdf/10.1029/2006JD007665","source":"Wiley Online Library","title":"On the global distribution, seasonality, and budget of atmospheric carbonyl sulfide (COS) and some similarities to CO2","URL":"https://agupubs.onlinelibrary.wiley.com/doi/abs/10.1029/2006JD007665","volume":"112","author":[{"family":"Montzka","given":"S. A."},{"family":"Calvert","given":"P."},{"family":"Hall","given":"B. D."},{"family":"Elkins","given":"J. W."},{"family":"Conway","given":"T. J."},{"family":"Tans","given":"P. P."},{"family":"Sweeney","given":"C."}],"accessed":{"date-parts":[["2020",5,4]]},"issued":{"date-parts":[["2007"]]}}}],"schema":"https://github.com/citation-style-language/schema/raw/master/csl-citation.json"} </w:instrText>
      </w:r>
      <w:r w:rsidR="00373D3D">
        <w:rPr>
          <w:rFonts w:cs="Times New Roman"/>
          <w:color w:val="222222"/>
        </w:rPr>
        <w:fldChar w:fldCharType="separate"/>
      </w:r>
      <w:r w:rsidR="00373D3D" w:rsidRPr="00373D3D">
        <w:rPr>
          <w:rFonts w:cs="Times New Roman"/>
        </w:rPr>
        <w:t>(Montzka et al., 2007)</w:t>
      </w:r>
      <w:r w:rsidR="00373D3D">
        <w:rPr>
          <w:rFonts w:cs="Times New Roman"/>
          <w:color w:val="222222"/>
        </w:rPr>
        <w:fldChar w:fldCharType="end"/>
      </w:r>
      <w:r w:rsidRPr="00B74F2F">
        <w:rPr>
          <w:rFonts w:cs="Times New Roman"/>
          <w:color w:val="222222"/>
        </w:rPr>
        <w:t xml:space="preserve">. Indeed, </w:t>
      </w:r>
      <w:r w:rsidR="00FE35BB" w:rsidRPr="00B74F2F">
        <w:rPr>
          <w:rFonts w:cs="Times New Roman"/>
          <w:color w:val="222222"/>
        </w:rPr>
        <w:t>COS</w:t>
      </w:r>
      <w:r w:rsidR="00020924">
        <w:rPr>
          <w:rFonts w:cs="Times New Roman"/>
          <w:color w:val="222222"/>
        </w:rPr>
        <w:t xml:space="preserve"> molecules</w:t>
      </w:r>
      <w:r w:rsidR="00FE35BB" w:rsidRPr="00B74F2F">
        <w:rPr>
          <w:rFonts w:cs="Times New Roman"/>
          <w:color w:val="222222"/>
        </w:rPr>
        <w:t xml:space="preserve"> follow simi</w:t>
      </w:r>
      <w:r w:rsidR="005F056C" w:rsidRPr="00B74F2F">
        <w:rPr>
          <w:rFonts w:cs="Times New Roman"/>
          <w:color w:val="222222"/>
        </w:rPr>
        <w:t>l</w:t>
      </w:r>
      <w:r w:rsidR="00FE35BB" w:rsidRPr="00B74F2F">
        <w:rPr>
          <w:rFonts w:cs="Times New Roman"/>
          <w:color w:val="222222"/>
        </w:rPr>
        <w:t>ar</w:t>
      </w:r>
      <w:r w:rsidR="00020924">
        <w:rPr>
          <w:rFonts w:cs="Times New Roman"/>
          <w:color w:val="222222"/>
        </w:rPr>
        <w:t xml:space="preserve"> diffusive and enzymatic</w:t>
      </w:r>
      <w:r w:rsidR="00FE35BB" w:rsidRPr="00B74F2F">
        <w:rPr>
          <w:rFonts w:cs="Times New Roman"/>
          <w:color w:val="222222"/>
        </w:rPr>
        <w:t xml:space="preserve"> pathways</w:t>
      </w:r>
      <w:r w:rsidRPr="00B74F2F">
        <w:rPr>
          <w:rFonts w:cs="Times New Roman"/>
          <w:color w:val="222222"/>
        </w:rPr>
        <w:t xml:space="preserve"> to </w:t>
      </w:r>
      <w:r w:rsidR="00020924">
        <w:rPr>
          <w:rFonts w:cs="Times New Roman"/>
          <w:color w:val="222222"/>
        </w:rPr>
        <w:t xml:space="preserve">those of </w:t>
      </w:r>
      <w:r w:rsidR="005F056C" w:rsidRPr="00B74F2F">
        <w:rPr>
          <w:rFonts w:cs="Times New Roman"/>
          <w:color w:val="222222"/>
        </w:rPr>
        <w:t>carbon diox</w:t>
      </w:r>
      <w:r w:rsidR="00020924">
        <w:rPr>
          <w:rFonts w:cs="Times New Roman"/>
          <w:color w:val="222222"/>
        </w:rPr>
        <w:t>i</w:t>
      </w:r>
      <w:r w:rsidR="005F056C" w:rsidRPr="00B74F2F">
        <w:rPr>
          <w:rFonts w:cs="Times New Roman"/>
          <w:color w:val="222222"/>
        </w:rPr>
        <w:t>de (</w:t>
      </w:r>
      <w:r w:rsidRPr="00B74F2F">
        <w:rPr>
          <w:rFonts w:cs="Times New Roman"/>
          <w:color w:val="222222"/>
        </w:rPr>
        <w:t>CO</w:t>
      </w:r>
      <w:r w:rsidRPr="00702092">
        <w:rPr>
          <w:rFonts w:cs="Times New Roman"/>
          <w:color w:val="222222"/>
          <w:vertAlign w:val="subscript"/>
        </w:rPr>
        <w:t>2</w:t>
      </w:r>
      <w:r w:rsidR="005F056C" w:rsidRPr="00B74F2F">
        <w:rPr>
          <w:rFonts w:cs="Times New Roman"/>
          <w:color w:val="222222"/>
        </w:rPr>
        <w:t>)</w:t>
      </w:r>
      <w:r w:rsidR="00020924">
        <w:rPr>
          <w:rFonts w:cs="Times New Roman"/>
          <w:color w:val="222222"/>
        </w:rPr>
        <w:t xml:space="preserve"> especially</w:t>
      </w:r>
      <w:r w:rsidRPr="00B74F2F">
        <w:rPr>
          <w:rFonts w:cs="Times New Roman"/>
          <w:color w:val="222222"/>
        </w:rPr>
        <w:t xml:space="preserve"> in</w:t>
      </w:r>
      <w:r w:rsidR="00FE35BB" w:rsidRPr="00B74F2F">
        <w:rPr>
          <w:rFonts w:cs="Times New Roman"/>
          <w:color w:val="222222"/>
        </w:rPr>
        <w:t>to</w:t>
      </w:r>
      <w:r w:rsidRPr="00B74F2F">
        <w:rPr>
          <w:rFonts w:cs="Times New Roman"/>
          <w:color w:val="222222"/>
        </w:rPr>
        <w:t xml:space="preserve"> leaves during photosynthesis, </w:t>
      </w:r>
      <w:r w:rsidR="00020924">
        <w:rPr>
          <w:rFonts w:cs="Times New Roman"/>
          <w:color w:val="222222"/>
        </w:rPr>
        <w:t xml:space="preserve">where </w:t>
      </w:r>
      <w:r w:rsidR="004B4C88" w:rsidRPr="00B74F2F">
        <w:rPr>
          <w:rFonts w:cs="Times New Roman"/>
          <w:color w:val="222222"/>
        </w:rPr>
        <w:t xml:space="preserve">both </w:t>
      </w:r>
      <w:r w:rsidR="00020924">
        <w:rPr>
          <w:rFonts w:cs="Times New Roman"/>
          <w:color w:val="222222"/>
        </w:rPr>
        <w:t>molecules are metabolised</w:t>
      </w:r>
      <w:r w:rsidR="004B4C88" w:rsidRPr="00B74F2F">
        <w:rPr>
          <w:rFonts w:cs="Times New Roman"/>
          <w:color w:val="222222"/>
        </w:rPr>
        <w:t xml:space="preserve"> by the </w:t>
      </w:r>
      <w:r w:rsidR="00702092">
        <w:rPr>
          <w:rFonts w:cs="Times New Roman"/>
          <w:color w:val="222222"/>
        </w:rPr>
        <w:t>enzymes RUBISCO</w:t>
      </w:r>
      <w:r w:rsidR="004B4C88" w:rsidRPr="00B74F2F">
        <w:rPr>
          <w:rFonts w:cs="Times New Roman"/>
          <w:kern w:val="0"/>
          <w:lang w:bidi="ar-SA"/>
        </w:rPr>
        <w:t xml:space="preserve"> and </w:t>
      </w:r>
      <w:r w:rsidR="00702092" w:rsidRPr="1D017D6B">
        <w:rPr>
          <w:rFonts w:cs="Times New Roman"/>
          <w:kern w:val="0"/>
          <w:highlight w:val="yellow"/>
          <w:lang w:bidi="ar-SA"/>
        </w:rPr>
        <w:t>PEPC</w:t>
      </w:r>
      <w:commentRangeStart w:id="2"/>
      <w:r w:rsidR="004B4C88" w:rsidRPr="00B74F2F">
        <w:rPr>
          <w:rFonts w:cs="Times New Roman"/>
          <w:kern w:val="0"/>
          <w:lang w:bidi="ar-SA"/>
        </w:rPr>
        <w:t>.</w:t>
      </w:r>
      <w:commentRangeEnd w:id="2"/>
      <w:r>
        <w:commentReference w:id="2"/>
      </w:r>
      <w:r w:rsidR="004B4C88" w:rsidRPr="00B74F2F">
        <w:rPr>
          <w:rFonts w:cs="Times New Roman"/>
          <w:kern w:val="0"/>
          <w:lang w:bidi="ar-SA"/>
        </w:rPr>
        <w:t xml:space="preserve"> </w:t>
      </w:r>
      <w:r w:rsidR="00F23423" w:rsidRPr="00B74F2F">
        <w:rPr>
          <w:rFonts w:cs="Times New Roman"/>
          <w:kern w:val="0"/>
          <w:lang w:bidi="ar-SA"/>
        </w:rPr>
        <w:t>Another enzyme, c</w:t>
      </w:r>
      <w:r w:rsidR="004B4C88" w:rsidRPr="00B74F2F">
        <w:rPr>
          <w:rFonts w:cs="Times New Roman"/>
          <w:kern w:val="0"/>
          <w:lang w:bidi="ar-SA"/>
        </w:rPr>
        <w:t>arbonic anhydrase (CA)</w:t>
      </w:r>
      <w:r w:rsidR="00F23423" w:rsidRPr="00B74F2F">
        <w:rPr>
          <w:rFonts w:cs="Times New Roman"/>
          <w:kern w:val="0"/>
          <w:lang w:bidi="ar-SA"/>
        </w:rPr>
        <w:t xml:space="preserve">, also </w:t>
      </w:r>
      <w:r w:rsidR="004B4C88" w:rsidRPr="00B74F2F">
        <w:rPr>
          <w:rFonts w:cs="Times New Roman"/>
          <w:kern w:val="0"/>
          <w:lang w:bidi="ar-SA"/>
        </w:rPr>
        <w:t xml:space="preserve">strengthens this uptake process since it </w:t>
      </w:r>
      <w:r w:rsidR="00BB7785" w:rsidRPr="00B74F2F">
        <w:rPr>
          <w:rFonts w:cs="Times New Roman"/>
          <w:color w:val="222222"/>
        </w:rPr>
        <w:t>catal</w:t>
      </w:r>
      <w:r w:rsidR="00020924">
        <w:rPr>
          <w:rFonts w:cs="Times New Roman"/>
          <w:color w:val="222222"/>
        </w:rPr>
        <w:t>ys</w:t>
      </w:r>
      <w:r w:rsidR="00BB7785" w:rsidRPr="00B74F2F">
        <w:rPr>
          <w:rFonts w:cs="Times New Roman"/>
          <w:color w:val="222222"/>
        </w:rPr>
        <w:t>es both the reversible hydration of CO</w:t>
      </w:r>
      <w:r w:rsidR="00BB7785" w:rsidRPr="00702092">
        <w:rPr>
          <w:rFonts w:cs="Times New Roman"/>
          <w:color w:val="222222"/>
          <w:vertAlign w:val="subscript"/>
        </w:rPr>
        <w:t>2</w:t>
      </w:r>
      <w:r w:rsidR="00BB7785" w:rsidRPr="00B74F2F">
        <w:rPr>
          <w:rFonts w:cs="Times New Roman"/>
          <w:color w:val="222222"/>
        </w:rPr>
        <w:t xml:space="preserve"> and the irreversible hydrolysis of COS</w:t>
      </w:r>
      <w:r w:rsidR="00373D3D">
        <w:rPr>
          <w:rFonts w:cs="Times New Roman"/>
          <w:color w:val="222222"/>
        </w:rPr>
        <w:t xml:space="preserve"> </w:t>
      </w:r>
      <w:r w:rsidR="00373D3D">
        <w:rPr>
          <w:rFonts w:cs="Times New Roman"/>
          <w:color w:val="222222"/>
        </w:rPr>
        <w:fldChar w:fldCharType="begin"/>
      </w:r>
      <w:r w:rsidR="00373D3D">
        <w:rPr>
          <w:rFonts w:cs="Times New Roman"/>
          <w:color w:val="222222"/>
        </w:rPr>
        <w:instrText xml:space="preserve"> ADDIN ZOTERO_ITEM CSL_CITATION {"citationID":"9fC0YdCt","properties":{"formattedCitation":"(Protoschill-Krebs, Wilhelm, &amp; Kesselmeier, 1996)","plainCitation":"(Protoschill-Krebs, Wilhelm, &amp; Kesselmeier, 1996)","noteIndex":0},"citationItems":[{"id":403,"uris":["http://zotero.org/users/4812129/items/2FUUFNRS"],"uri":["http://zotero.org/users/4812129/items/2FUUFNRS"],"itemData":{"id":403,"type":"article-journal","abstract":"Carbonic anhydrase (CA), isolated from pea leaves, was found to consume carbonyl sulphide (COS), a climatic relevant trace gas in the atmosphere. The isolated enzyme, free of other carboxylases, showed a very high affinity towards this substrate. The experiments confirm that CA is the key enzyme for the consumption of COS in higher plants. Furthermore, the identification of this enzyme furthers our understanding of additional sinks for COS, which are needed to understand the balance of known global sources.","container-title":"Atmospheric Environment","DOI":"10.1016/1352-2310(96)00026-X","ISSN":"1352-2310","issue":"18","journalAbbreviation":"Atmospheric Environment","language":"en","page":"3151-3156","source":"ScienceDirect","title":"Consumption of carbonyl sulphide (COS) by higher plant carbonic anhydrase (CA)","volume":"30","author":[{"family":"Protoschill-Krebs","given":"G."},{"family":"Wilhelm","given":"C."},{"family":"Kesselmeier","given":"J."}],"issued":{"date-parts":[["1996",9,1]]}}}],"schema":"https://github.com/citation-style-language/schema/raw/master/csl-citation.json"} </w:instrText>
      </w:r>
      <w:r w:rsidR="00373D3D">
        <w:rPr>
          <w:rFonts w:cs="Times New Roman"/>
          <w:color w:val="222222"/>
        </w:rPr>
        <w:fldChar w:fldCharType="separate"/>
      </w:r>
      <w:r w:rsidR="00373D3D" w:rsidRPr="00373D3D">
        <w:rPr>
          <w:rFonts w:cs="Times New Roman"/>
        </w:rPr>
        <w:t>(Protoschill-Krebs</w:t>
      </w:r>
      <w:r w:rsidR="00373D3D">
        <w:rPr>
          <w:rFonts w:cs="Times New Roman"/>
        </w:rPr>
        <w:t xml:space="preserve"> et al.</w:t>
      </w:r>
      <w:r w:rsidR="00373D3D" w:rsidRPr="00373D3D">
        <w:rPr>
          <w:rFonts w:cs="Times New Roman"/>
        </w:rPr>
        <w:t>, 1996)</w:t>
      </w:r>
      <w:r w:rsidR="00373D3D">
        <w:rPr>
          <w:rFonts w:cs="Times New Roman"/>
          <w:color w:val="222222"/>
        </w:rPr>
        <w:fldChar w:fldCharType="end"/>
      </w:r>
      <w:r w:rsidR="00BB7785" w:rsidRPr="00B74F2F">
        <w:rPr>
          <w:rFonts w:cs="Times New Roman"/>
          <w:color w:val="222222"/>
        </w:rPr>
        <w:t xml:space="preserve">. </w:t>
      </w:r>
      <w:r w:rsidR="00FE35BB" w:rsidRPr="00B74F2F">
        <w:rPr>
          <w:rFonts w:cs="Times New Roman"/>
          <w:color w:val="222222"/>
        </w:rPr>
        <w:t xml:space="preserve">This </w:t>
      </w:r>
      <w:r w:rsidRPr="00B74F2F">
        <w:rPr>
          <w:rFonts w:cs="Times New Roman"/>
          <w:color w:val="222222"/>
        </w:rPr>
        <w:t xml:space="preserve">makes COS a great proxy to estimate </w:t>
      </w:r>
      <w:r w:rsidR="005F056C" w:rsidRPr="00B74F2F">
        <w:rPr>
          <w:rFonts w:cs="Times New Roman"/>
          <w:color w:val="222222"/>
        </w:rPr>
        <w:t>gross primary production (</w:t>
      </w:r>
      <w:r w:rsidRPr="00B74F2F">
        <w:rPr>
          <w:rFonts w:cs="Times New Roman"/>
          <w:color w:val="222222"/>
        </w:rPr>
        <w:t>GPP</w:t>
      </w:r>
      <w:r w:rsidR="005F056C" w:rsidRPr="00B74F2F">
        <w:rPr>
          <w:rFonts w:cs="Times New Roman"/>
          <w:color w:val="222222"/>
        </w:rPr>
        <w:t>)</w:t>
      </w:r>
      <w:r w:rsidRPr="00B74F2F">
        <w:rPr>
          <w:rFonts w:cs="Times New Roman"/>
          <w:color w:val="222222"/>
        </w:rPr>
        <w:t xml:space="preserve"> </w:t>
      </w:r>
      <w:ins w:id="3" w:author="Lisa Wingate" w:date="2020-06-10T09:32:00Z">
        <w:r w:rsidRPr="00B74F2F">
          <w:rPr>
            <w:rFonts w:cs="Times New Roman"/>
            <w:color w:val="222222"/>
          </w:rPr>
          <w:t xml:space="preserve">independently </w:t>
        </w:r>
      </w:ins>
      <w:r w:rsidRPr="00B74F2F">
        <w:rPr>
          <w:rFonts w:cs="Times New Roman"/>
          <w:color w:val="222222"/>
        </w:rPr>
        <w:t xml:space="preserve">at the ecosystem </w:t>
      </w:r>
      <w:r w:rsidR="00373D3D">
        <w:rPr>
          <w:rFonts w:cs="Times New Roman"/>
          <w:color w:val="222222"/>
        </w:rPr>
        <w:fldChar w:fldCharType="begin"/>
      </w:r>
      <w:r w:rsidR="00373D3D">
        <w:rPr>
          <w:rFonts w:cs="Times New Roman"/>
          <w:color w:val="222222"/>
        </w:rPr>
        <w:instrText xml:space="preserve"> ADDIN ZOTERO_ITEM CSL_CITATION {"citationID":"XbNcPq0W","properties":{"formattedCitation":"(Campbell et al., 2008)","plainCitation":"(Campbell et al., 2008)","noteIndex":0},"citationItems":[{"id":405,"uris":["http://zotero.org/users/4812129/items/ZEXDPVSW"],"uri":["http://zotero.org/users/4812129/items/ZEXDPVSW"],"itemData":{"id":405,"type":"article-journal","abstract":"Climate models incorporate photosynthesis-climate feedbacks, yet we lack robust tools for large-scale assessments of these\nprocesses. Recent work suggests that carbonyl sulfide (COS), a trace gas consumed by plants, could provide a valuable constraint\non photosynthesis. Here we analyze airborne observations of COS and carbon dioxide concentrations during the growing season\nover North America with a three-dimensional atmospheric transport model. We successfully modeled the persistent vertical drawdown\nof atmospheric COS using the quantitative relation between COS and photosynthesis that has been measured in plant chamber\nexperiments. Furthermore, this drawdown is driven by plant uptake rather than other continental and oceanic fluxes in the\nmodel. These results provide quantitative evidence that COS gradients in the continental growing season may have broad use\nas a measurement-based photosynthesis tracer.","container-title":"Science (New York, N.Y.)","DOI":"10.1126/science.1164015","journalAbbreviation":"Science (New York, N.Y.)","page":"1085-8","source":"ResearchGate","title":"Photosynthetic Control of Atmospheric Carbonyl Sulfide During the Growing Season","volume":"322","author":[{"family":"Campbell","given":"John"},{"family":"Carmichael","given":"Gregory"},{"family":"Chai","given":"Tianfeng"},{"family":"Mena-Carrasco","given":"M"},{"family":"Tang","given":"Youhua"},{"family":"Blake","given":"D"},{"family":"Blake","given":"Nathan"},{"family":"Vay","given":"S"},{"family":"Collatz","given":"G"},{"family":"Baker","given":"I"},{"family":"Berry","given":"Joseph"},{"family":"Montzka","given":"S"},{"family":"Sweeney","given":"Colm"},{"family":"Schnoor","given":"Jerald"},{"family":"Stanier","given":"Charles"}],"issued":{"date-parts":[["2008",12,1]]}}}],"schema":"https://github.com/citation-style-language/schema/raw/master/csl-citation.json"} </w:instrText>
      </w:r>
      <w:r w:rsidR="00373D3D">
        <w:rPr>
          <w:rFonts w:cs="Times New Roman"/>
          <w:color w:val="222222"/>
        </w:rPr>
        <w:fldChar w:fldCharType="separate"/>
      </w:r>
      <w:r w:rsidR="00373D3D" w:rsidRPr="00373D3D">
        <w:rPr>
          <w:rFonts w:cs="Times New Roman"/>
        </w:rPr>
        <w:t>(Campbell et al., 2008)</w:t>
      </w:r>
      <w:r w:rsidR="00373D3D">
        <w:rPr>
          <w:rFonts w:cs="Times New Roman"/>
          <w:color w:val="222222"/>
        </w:rPr>
        <w:fldChar w:fldCharType="end"/>
      </w:r>
      <w:r w:rsidR="00FE35BB" w:rsidRPr="00B74F2F">
        <w:rPr>
          <w:rFonts w:cs="Times New Roman"/>
          <w:color w:val="222222"/>
        </w:rPr>
        <w:t xml:space="preserve"> and global scale (Campbell et al., 2017). </w:t>
      </w:r>
      <w:r w:rsidR="00BB7785" w:rsidRPr="00B74F2F">
        <w:rPr>
          <w:rFonts w:cs="Times New Roman"/>
          <w:color w:val="222222"/>
        </w:rPr>
        <w:t>An advantage of COS over CO</w:t>
      </w:r>
      <w:r w:rsidR="00BB7785" w:rsidRPr="00702092">
        <w:rPr>
          <w:rFonts w:cs="Times New Roman"/>
          <w:color w:val="222222"/>
          <w:vertAlign w:val="subscript"/>
        </w:rPr>
        <w:t xml:space="preserve">2 </w:t>
      </w:r>
      <w:r w:rsidR="00BB7785" w:rsidRPr="00B74F2F">
        <w:rPr>
          <w:rFonts w:cs="Times New Roman"/>
          <w:color w:val="222222"/>
        </w:rPr>
        <w:t xml:space="preserve">measurements is the absence of COS emissions from leaves of vascular plants, </w:t>
      </w:r>
      <w:del w:id="4" w:author="Lisa Wingate" w:date="2020-06-10T09:33:00Z">
        <w:r w:rsidRPr="1D017D6B" w:rsidDel="1D017D6B">
          <w:rPr>
            <w:rFonts w:cs="Times New Roman"/>
            <w:color w:val="222222"/>
          </w:rPr>
          <w:delText>which</w:delText>
        </w:r>
      </w:del>
      <w:ins w:id="5" w:author="Lisa Wingate" w:date="2020-06-10T09:33:00Z">
        <w:r w:rsidR="00702092">
          <w:rPr>
            <w:rFonts w:cs="Times New Roman"/>
            <w:color w:val="222222"/>
          </w:rPr>
          <w:t>that</w:t>
        </w:r>
      </w:ins>
      <w:r w:rsidR="00BB7785" w:rsidRPr="00B74F2F">
        <w:rPr>
          <w:rFonts w:cs="Times New Roman"/>
          <w:color w:val="222222"/>
        </w:rPr>
        <w:t xml:space="preserve"> leads to a unidirectional flux </w:t>
      </w:r>
      <w:r w:rsidR="00702092">
        <w:rPr>
          <w:rFonts w:cs="Times New Roman"/>
          <w:color w:val="222222"/>
        </w:rPr>
        <w:t>that</w:t>
      </w:r>
      <w:r w:rsidR="00BB7785" w:rsidRPr="00B74F2F">
        <w:rPr>
          <w:rFonts w:cs="Times New Roman"/>
          <w:color w:val="222222"/>
        </w:rPr>
        <w:t xml:space="preserve"> is expected to scale with the ecosystem photosynthetic activity</w:t>
      </w:r>
      <w:r w:rsidR="00373D3D">
        <w:rPr>
          <w:rFonts w:cs="Times New Roman"/>
          <w:color w:val="222222"/>
        </w:rPr>
        <w:t xml:space="preserve"> </w:t>
      </w:r>
      <w:r w:rsidR="00373D3D">
        <w:rPr>
          <w:rFonts w:cs="Times New Roman"/>
          <w:color w:val="222222"/>
        </w:rPr>
        <w:fldChar w:fldCharType="begin"/>
      </w:r>
      <w:r w:rsidR="00373D3D">
        <w:rPr>
          <w:rFonts w:cs="Times New Roman"/>
          <w:color w:val="222222"/>
        </w:rPr>
        <w:instrText xml:space="preserve"> ADDIN ZOTERO_ITEM CSL_CITATION {"citationID":"h4OLdRNS","properties":{"formattedCitation":"(Berry et al., 2013)","plainCitation":"(Berry et al., 2013)","noteIndex":0},"citationItems":[{"id":408,"uris":["http://zotero.org/users/4812129/items/8IQ8VBH9"],"uri":["http://zotero.org/users/4812129/items/8IQ8VBH9"],"itemData":{"id":408,"type":"article-journal","abstract":"AbstractCarbonyl sulfide (COS) is an atmospheric trace gas that participates in some key reactions of the carbon cycle and thus holds great promise for studies of carbon cycle processes. Global monitoring networks and atmospheric sampling programs provide concurrent data on COS and CO2 concentrations in the free troposphere and atmospheric boundary layer over vegetated areas. Here we present a modeling framework for interpreting these data and illustrate what COS measurements might tell us about carbon cycle processes. We implemented mechanistic and empirical descriptions of leaf and soil COS uptake into a global carbon cycle model (SiB 3) to obtain new estimates of the COS land flux. We then introduced these revised boundary conditions to an atmospheric transport model (Parameterized Chemical Transport Model) to simulate the variations in the concentration of COS and CO2 in the global atmosphere. To balance the threefold increase in the global vegetation sink relative to the previous baseline estimate, we propose a new ocean COS source. Using a simple inversion approach, we optimized the latitudinal distribution of this ocean source and found that it is concentrated in the tropics. The new model is capable of reproducing the seasonal variation in atmospheric concentration at most background atmospheric sites. The model also reproduces the observed large vertical gradients in COS between the boundary layer and free troposphere. Using a simulation experiment, we demonstrate that comparing drawdown of CO2 with COS could provide additional constraints on differential responses of photosynthesis and respiration to environmental forcing. The separation of these two distinct processes is essential to understand the carbon cycle components for improved prediction of future responses of the terrestrial biosphere to changing environmental conditions.","container-title":"Journal of Geophysical Research: Biogeosciences","DOI":"10.1002/jgrg.20068","ISSN":"2169-8961","issue":"2","language":"en","note":"_eprint: https://agupubs.onlinelibrary.wiley.com/doi/pdf/10.1002/jgrg.20068","page":"842-852","source":"Wiley Online Library","title":"A coupled model of the global cycles of carbonyl sulfide and CO2: A possible new window on the carbon cycle","title-short":"A coupled model of the global cycles of carbonyl sulfide and CO2","volume":"118","author":[{"family":"Berry","given":"Joe"},{"family":"Wolf","given":"Adam"},{"family":"Campbell","given":"J. Elliott"},{"family":"Baker","given":"Ian"},{"family":"Blake","given":"Nicola"},{"family":"Blake","given":"Don"},{"family":"Denning","given":"A. Scott"},{"family":"Kawa","given":"S. Randy"},{"family":"Montzka","given":"Stephen A."},{"family":"Seibt","given":"Ulrike"},{"family":"Stimler","given":"Keren"},{"family":"Yakir","given":"Dan"},{"family":"Zhu","given":"Zhengxin"}],"issued":{"date-parts":[["2013"]]}}}],"schema":"https://github.com/citation-style-language/schema/raw/master/csl-citation.json"} </w:instrText>
      </w:r>
      <w:r w:rsidR="00373D3D">
        <w:rPr>
          <w:rFonts w:cs="Times New Roman"/>
          <w:color w:val="222222"/>
        </w:rPr>
        <w:fldChar w:fldCharType="separate"/>
      </w:r>
      <w:r w:rsidR="00373D3D" w:rsidRPr="00373D3D">
        <w:rPr>
          <w:rFonts w:cs="Times New Roman"/>
        </w:rPr>
        <w:t>(Berry et al., 2013)</w:t>
      </w:r>
      <w:r w:rsidR="00373D3D">
        <w:rPr>
          <w:rFonts w:cs="Times New Roman"/>
          <w:color w:val="222222"/>
        </w:rPr>
        <w:fldChar w:fldCharType="end"/>
      </w:r>
      <w:r w:rsidR="00BB7785" w:rsidRPr="00B74F2F">
        <w:rPr>
          <w:rFonts w:cs="Times New Roman"/>
          <w:color w:val="222222"/>
        </w:rPr>
        <w:t>. However</w:t>
      </w:r>
      <w:r w:rsidR="00FE35BB" w:rsidRPr="00B74F2F">
        <w:rPr>
          <w:rFonts w:cs="Times New Roman"/>
          <w:color w:val="222222"/>
        </w:rPr>
        <w:t xml:space="preserve">, </w:t>
      </w:r>
      <w:r w:rsidRPr="00B74F2F">
        <w:rPr>
          <w:rFonts w:cs="Times New Roman"/>
          <w:color w:val="222222"/>
        </w:rPr>
        <w:t>this</w:t>
      </w:r>
      <w:r w:rsidR="00BB7785" w:rsidRPr="00B74F2F">
        <w:rPr>
          <w:rFonts w:cs="Times New Roman"/>
          <w:color w:val="222222"/>
        </w:rPr>
        <w:t xml:space="preserve"> method can only be applied</w:t>
      </w:r>
      <w:r w:rsidRPr="00B74F2F">
        <w:rPr>
          <w:rFonts w:cs="Times New Roman"/>
          <w:color w:val="222222"/>
        </w:rPr>
        <w:t xml:space="preserve"> </w:t>
      </w:r>
      <w:r w:rsidR="00BB7785" w:rsidRPr="00B74F2F">
        <w:rPr>
          <w:rFonts w:cs="Times New Roman"/>
          <w:color w:val="222222"/>
        </w:rPr>
        <w:t xml:space="preserve">if it </w:t>
      </w:r>
      <w:r w:rsidR="005F056C" w:rsidRPr="00B74F2F">
        <w:rPr>
          <w:rFonts w:cs="Times New Roman"/>
          <w:color w:val="222222"/>
        </w:rPr>
        <w:t xml:space="preserve">is </w:t>
      </w:r>
      <w:r w:rsidR="00BB7785" w:rsidRPr="00B74F2F">
        <w:rPr>
          <w:rFonts w:cs="Times New Roman"/>
          <w:color w:val="222222"/>
        </w:rPr>
        <w:t>assumed</w:t>
      </w:r>
      <w:r w:rsidRPr="00B74F2F">
        <w:rPr>
          <w:rFonts w:cs="Times New Roman"/>
          <w:color w:val="222222"/>
        </w:rPr>
        <w:t xml:space="preserve"> that plants contribute</w:t>
      </w:r>
      <w:del w:id="6" w:author="Lisa Wingate" w:date="2020-06-10T09:33:00Z">
        <w:r w:rsidRPr="1D017D6B" w:rsidDel="1D017D6B">
          <w:rPr>
            <w:rFonts w:cs="Times New Roman"/>
            <w:color w:val="222222"/>
          </w:rPr>
          <w:delText>s</w:delText>
        </w:r>
      </w:del>
      <w:r w:rsidRPr="00B74F2F">
        <w:rPr>
          <w:rFonts w:cs="Times New Roman"/>
          <w:color w:val="222222"/>
        </w:rPr>
        <w:t xml:space="preserve"> to the major part of </w:t>
      </w:r>
      <w:r w:rsidR="00020924">
        <w:rPr>
          <w:rFonts w:cs="Times New Roman"/>
          <w:color w:val="222222"/>
        </w:rPr>
        <w:t xml:space="preserve">terrestrial </w:t>
      </w:r>
      <w:r w:rsidRPr="00B74F2F">
        <w:rPr>
          <w:rFonts w:cs="Times New Roman"/>
          <w:color w:val="222222"/>
        </w:rPr>
        <w:t>COS fluxes. Yet many</w:t>
      </w:r>
      <w:r w:rsidR="005F056C" w:rsidRPr="00B74F2F">
        <w:rPr>
          <w:rFonts w:cs="Times New Roman"/>
          <w:color w:val="222222"/>
        </w:rPr>
        <w:t xml:space="preserve"> soil</w:t>
      </w:r>
      <w:r w:rsidRPr="00B74F2F">
        <w:rPr>
          <w:rFonts w:cs="Times New Roman"/>
          <w:color w:val="222222"/>
        </w:rPr>
        <w:t xml:space="preserve"> organisms</w:t>
      </w:r>
      <w:r w:rsidR="005F056C" w:rsidRPr="00B74F2F">
        <w:rPr>
          <w:rFonts w:cs="Times New Roman"/>
          <w:color w:val="222222"/>
        </w:rPr>
        <w:t xml:space="preserve"> are</w:t>
      </w:r>
      <w:r w:rsidRPr="00B74F2F">
        <w:rPr>
          <w:rFonts w:cs="Times New Roman"/>
          <w:color w:val="222222"/>
        </w:rPr>
        <w:t xml:space="preserve"> capable of consuming atmospheric COS</w:t>
      </w:r>
      <w:r w:rsidR="00373D3D">
        <w:rPr>
          <w:rFonts w:cs="Times New Roman"/>
          <w:color w:val="222222"/>
        </w:rPr>
        <w:t xml:space="preserve"> </w:t>
      </w:r>
      <w:r w:rsidR="00373D3D">
        <w:rPr>
          <w:rFonts w:cs="Times New Roman"/>
          <w:color w:val="222222"/>
        </w:rPr>
        <w:fldChar w:fldCharType="begin"/>
      </w:r>
      <w:r w:rsidR="00373D3D">
        <w:rPr>
          <w:rFonts w:cs="Times New Roman"/>
          <w:color w:val="222222"/>
        </w:rPr>
        <w:instrText xml:space="preserve"> ADDIN ZOTERO_ITEM CSL_CITATION {"citationID":"u40zVoqV","properties":{"formattedCitation":"(Kesselmeier, Teusch, &amp; Kuhn, 1999)","plainCitation":"(Kesselmeier, Teusch, &amp; Kuhn, 1999)","noteIndex":0},"citationItems":[{"id":300,"uris":["http://zotero.org/users/4812129/items/LTGA7BSH"],"uri":["http://zotero.org/users/4812129/items/LTGA7BSH"],"itemData":{"id":300,"type":"article-journal","abstract":"Soil samples from arable land were investigated for their exchange of carbonyl sulfide (COS) with the atmosphere under controlled conditions using dynamic cuvettes in a climate chamber. The investigated soil type acted as a significant sink for the trace gas COS. Atmospheric COS mixing ratios, temperature, and soil water content were found to be the physicochemical parameters controlling the uptake. Emission was never observed under conditions representative of a natural environment. The observed compensation point (i.e., an ambient concentration where the consumption and production balance each other and the net flux is zero) for the uptake was about 53 parts per trillion. Uptake rates ranged between 1.5 and 10.3 pmol m−2 s−1. The consumption of COS by the soil sample depended on the physiological activity of the microorganisms in the soil, as indicated by a clear optimum temperature and by a drastic inhibition in the presence of the enzyme inhibitor 6-ethoxy-2-benzothiazole-2-sulfonamide (EZ), a specific inhibitor for carbonic anhydrase.","container-title":"Journal of Geophysical Research: Atmospheres","DOI":"10.1029/1999JD900090","ISSN":"2156-2202","issue":"D9","language":"en","page":"11577-11584","source":"Wiley Online Library","title":"Controlling variables for the uptake of atmospheric carbonyl sulfide by soil","volume":"104","author":[{"family":"Kesselmeier","given":"J."},{"family":"Teusch","given":"N."},{"family":"Kuhn","given":"U."}],"issued":{"date-parts":[["1999"]]}}}],"schema":"https://github.com/citation-style-language/schema/raw/master/csl-citation.json"} </w:instrText>
      </w:r>
      <w:r w:rsidR="00373D3D">
        <w:rPr>
          <w:rFonts w:cs="Times New Roman"/>
          <w:color w:val="222222"/>
        </w:rPr>
        <w:fldChar w:fldCharType="separate"/>
      </w:r>
      <w:r w:rsidR="00373D3D" w:rsidRPr="00373D3D">
        <w:rPr>
          <w:rFonts w:cs="Times New Roman"/>
        </w:rPr>
        <w:t>(Kesselmeier</w:t>
      </w:r>
      <w:r w:rsidR="00373D3D">
        <w:rPr>
          <w:rFonts w:cs="Times New Roman"/>
        </w:rPr>
        <w:t xml:space="preserve"> et al.</w:t>
      </w:r>
      <w:r w:rsidR="00373D3D" w:rsidRPr="00373D3D">
        <w:rPr>
          <w:rFonts w:cs="Times New Roman"/>
        </w:rPr>
        <w:t>, 1999)</w:t>
      </w:r>
      <w:r w:rsidR="00373D3D">
        <w:rPr>
          <w:rFonts w:cs="Times New Roman"/>
          <w:color w:val="222222"/>
        </w:rPr>
        <w:fldChar w:fldCharType="end"/>
      </w:r>
      <w:r w:rsidRPr="00B74F2F">
        <w:rPr>
          <w:rFonts w:cs="Times New Roman"/>
          <w:color w:val="222222"/>
        </w:rPr>
        <w:t xml:space="preserve">, </w:t>
      </w:r>
      <w:r w:rsidR="005F056C" w:rsidRPr="00B74F2F">
        <w:rPr>
          <w:rFonts w:cs="Times New Roman"/>
          <w:color w:val="222222"/>
        </w:rPr>
        <w:t xml:space="preserve">thereby influencing COS fluxes at the ecosystem scale. Therefore, it is necessary to </w:t>
      </w:r>
      <w:r w:rsidR="00606BE4" w:rsidRPr="00B74F2F">
        <w:rPr>
          <w:rFonts w:cs="Times New Roman"/>
          <w:color w:val="222222"/>
        </w:rPr>
        <w:t xml:space="preserve">evaluate the </w:t>
      </w:r>
      <w:r w:rsidR="00020924">
        <w:rPr>
          <w:rFonts w:cs="Times New Roman"/>
          <w:color w:val="222222"/>
        </w:rPr>
        <w:t>impact</w:t>
      </w:r>
      <w:r w:rsidR="00606BE4" w:rsidRPr="00B74F2F">
        <w:rPr>
          <w:rFonts w:cs="Times New Roman"/>
          <w:color w:val="222222"/>
        </w:rPr>
        <w:t xml:space="preserve"> of soil organisms</w:t>
      </w:r>
      <w:r w:rsidR="00702092">
        <w:rPr>
          <w:rFonts w:cs="Times New Roman"/>
          <w:color w:val="222222"/>
        </w:rPr>
        <w:t xml:space="preserve"> </w:t>
      </w:r>
      <w:r w:rsidR="00020924">
        <w:rPr>
          <w:rFonts w:cs="Times New Roman"/>
          <w:color w:val="222222"/>
        </w:rPr>
        <w:t>on atmospheric</w:t>
      </w:r>
      <w:r w:rsidR="00702092">
        <w:rPr>
          <w:rFonts w:cs="Times New Roman"/>
          <w:color w:val="222222"/>
        </w:rPr>
        <w:t xml:space="preserve"> COS </w:t>
      </w:r>
      <w:r w:rsidR="00020924">
        <w:rPr>
          <w:rFonts w:cs="Times New Roman"/>
          <w:color w:val="222222"/>
        </w:rPr>
        <w:t>concentrations</w:t>
      </w:r>
      <w:r w:rsidR="00702092">
        <w:rPr>
          <w:rFonts w:cs="Times New Roman"/>
          <w:color w:val="222222"/>
        </w:rPr>
        <w:t xml:space="preserve"> to </w:t>
      </w:r>
      <w:r w:rsidR="00020924">
        <w:rPr>
          <w:rFonts w:cs="Times New Roman"/>
          <w:color w:val="222222"/>
        </w:rPr>
        <w:t>improve predictions of soil COS flux variability spatially and temporally.</w:t>
      </w:r>
    </w:p>
    <w:p w14:paraId="4B57BE8E" w14:textId="54E42506" w:rsidR="00662965" w:rsidRPr="00B74F2F" w:rsidRDefault="1D017D6B" w:rsidP="00A1261D">
      <w:pPr>
        <w:spacing w:line="360" w:lineRule="auto"/>
        <w:ind w:firstLine="709"/>
        <w:jc w:val="both"/>
        <w:rPr>
          <w:rFonts w:cs="Times New Roman"/>
          <w:color w:val="222222"/>
        </w:rPr>
      </w:pPr>
      <w:r w:rsidRPr="1D017D6B">
        <w:rPr>
          <w:rFonts w:cs="Times New Roman"/>
          <w:color w:val="222222"/>
        </w:rPr>
        <w:t xml:space="preserve">Soil organisms such as bacteria and fungi are major regulators of COS fluxes (Kesselmeier et al., 1999; </w:t>
      </w:r>
      <w:r w:rsidR="0060048C" w:rsidRPr="1D017D6B">
        <w:rPr>
          <w:rFonts w:cs="Times New Roman"/>
          <w:color w:val="222222"/>
        </w:rPr>
        <w:fldChar w:fldCharType="begin"/>
      </w:r>
      <w:r w:rsidR="0060048C" w:rsidRPr="1D017D6B">
        <w:rPr>
          <w:rFonts w:cs="Times New Roman"/>
          <w:color w:val="222222"/>
        </w:rPr>
        <w:instrText xml:space="preserve"> ADDIN ZOTERO_ITEM CSL_CITATION {"citationID":"SVe4Nudp","properties":{"formattedCitation":"(Sauze et al., 2017)","plainCitation":"(Sauze et al., 2017)","noteIndex":0},"citationItems":[{"id":293,"uris":["http://zotero.org/users/4812129/items/8W5LR9TF"],"uri":["http://zotero.org/users/4812129/items/8W5LR9TF"],"itemData":{"id":293,"type":"article-journal","abstract":"The stable oxygen isotope composition of atmospheric CO2 and the mixing ratio of carbonyl sulphide (OCS) are potential tracers of biospheric CO2 fluxes at large scales. However, the use of these tracers hinges on our ability to understand and better predict the activity of the enzyme carbonic anhydrase (CA) in different soil microbial groups, including phototrophs. Because different classes of the CA family (α, β and γ) may have different affinities to CO2 and OCS and their expression should also vary between different microbial groups, differences in the community structure could impact the ‘community-integrated’ CA activity differently for CO2 and OCS. Four soils of different pH were incubated in the dark or with a diurnal cycle for forty days to vary the abundance of native phototrophs. Fluxes of CO2, CO18O and OCS were measured to estimate CA activity alongside the abundance of bacteria, fungi and phototrophs. The abundance of soil phototrophs increased most at higher soil pH. In the light, the strength of the soil CO2 sink and the CA-driven CO2-H2O isotopic exchange rates correlated with phototrophs abundance. OCS uptake rates were attributed to fungi whose abundance was positively enhanced in alkaline soils but only in the presence of increased phototrophs. Our findings demonstrate that soil-atmosphere CO2, OCS and CO18O fluxes are strongly regulated by the microbial community structure in response to changes in soil pH and light availability and supports the idea that different members of the microbial community express different classes of CA, with different affinities to CO2 and OCS.","container-title":"Soil Biology and Biochemistry","DOI":"10.1016/j.soilbio.2017.09.009","ISSN":"0038-0717","journalAbbreviation":"Soil Biology and Biochemistry","language":"en","page":"371-382","source":"ScienceDirect","title":"The interaction of soil phototrophs and fungi with pH and their impact on soil CO2, CO18O and OCS exchange","volume":"115","author":[{"family":"Sauze","given":"Joana"},{"family":"Ogée","given":"Jérôme"},{"family":"Maron","given":"Pierre-Alain"},{"family":"Crouzet","given":"Olivier"},{"family":"Nowak","given":"Virginie"},{"family":"Wohl","given":"Steven"},{"family":"Kaisermann","given":"Aurore"},{"family":"Jones","given":"Sam P."},{"family":"Wingate","given":"Lisa"}],"issued":{"date-parts":[["2017",12,1]]}}}],"schema":"https://github.com/citation-style-language/schema/raw/master/csl-citation.json"} </w:instrText>
      </w:r>
      <w:r w:rsidR="0060048C" w:rsidRPr="1D017D6B">
        <w:rPr>
          <w:rFonts w:cs="Times New Roman"/>
          <w:color w:val="222222"/>
        </w:rPr>
        <w:fldChar w:fldCharType="separate"/>
      </w:r>
      <w:r w:rsidRPr="1D017D6B">
        <w:rPr>
          <w:rFonts w:cs="Times New Roman"/>
        </w:rPr>
        <w:t>Sauze et al., 2017)</w:t>
      </w:r>
      <w:r w:rsidR="0060048C" w:rsidRPr="1D017D6B">
        <w:rPr>
          <w:rFonts w:cs="Times New Roman"/>
          <w:color w:val="222222"/>
        </w:rPr>
        <w:fldChar w:fldCharType="end"/>
      </w:r>
      <w:r w:rsidRPr="1D017D6B">
        <w:rPr>
          <w:rFonts w:cs="Times New Roman"/>
          <w:color w:val="222222"/>
        </w:rPr>
        <w:t xml:space="preserve">. They are able to consume COS through their CA activity, which plays an important role in carbon fixation and </w:t>
      </w:r>
      <w:proofErr w:type="spellStart"/>
      <w:r w:rsidRPr="1D017D6B">
        <w:rPr>
          <w:rFonts w:cs="Times New Roman"/>
          <w:color w:val="222222"/>
        </w:rPr>
        <w:t>sulfur</w:t>
      </w:r>
      <w:proofErr w:type="spellEnd"/>
      <w:r w:rsidRPr="1D017D6B">
        <w:rPr>
          <w:rFonts w:cs="Times New Roman"/>
          <w:color w:val="222222"/>
        </w:rPr>
        <w:t xml:space="preserve"> metabolism </w:t>
      </w:r>
      <w:r w:rsidR="0060048C" w:rsidRPr="1D017D6B">
        <w:rPr>
          <w:rFonts w:cs="Times New Roman"/>
          <w:color w:val="222222"/>
        </w:rPr>
        <w:fldChar w:fldCharType="begin"/>
      </w:r>
      <w:r w:rsidR="0060048C" w:rsidRPr="1D017D6B">
        <w:rPr>
          <w:rFonts w:cs="Times New Roman"/>
          <w:color w:val="222222"/>
        </w:rPr>
        <w:instrText xml:space="preserve"> ADDIN ZOTERO_ITEM CSL_CITATION {"citationID":"V71vrZct","properties":{"formattedCitation":"(Smith, Jakubzick, Whittam, &amp; Ferry, 1999)","plainCitation":"(Smith, Jakubzick, Whittam, &amp; Ferry, 1999)","noteIndex":0},"citationItems":[{"id":369,"uris":["http://zotero.org/users/4812129/items/R48FXTRA"],"uri":["http://zotero.org/users/4812129/items/R48FXTRA"],"itemData":{"id":369,"type":"article-journal","abstract":"Carbonic anhydrases catalyze the reversible hydration of CO(2) and are ubiquitous in highly evolved eukaryotes. The recent identification of a third class of carbonic anhydrase (gamma class) in a methanoarchaeon and our present finding that the beta class also extends into thermophilic species from the Archaea domain led us to initiate a systematic search for these enzymes in metabolically and phylogenetically diverse prokaryotes. Here we show that carbonic anhydrase is widespread in the Archaea and Bacteria domains, and is an ancient enzyme. The occurrence in chemolithoautotrophic species occupying deep branches of the universal phylogenetic tree suggests a role for this enzyme in the proposed autotrophic origin of life. The presence of the beta and gamma classes in metabolically diverse species spanning the Archaea and Bacteria domains demonstrates that carbonic anhydrases have a far more extensive and fundamental role in prokaryotic biology than previously recognized.","container-title":"Proceedings of the National Academy of Sciences of the United States of America","DOI":"10.1073/pnas.96.26.15184","ISSN":"0027-8424","issue":"26","journalAbbreviation":"Proc. Natl. Acad. Sci. U.S.A.","language":"eng","note":"PMID: 10611359\nPMCID: PMC24794","page":"15184-15189","source":"PubMed","title":"Carbonic anhydrase is an ancient enzyme widespread in prokaryotes","volume":"96","author":[{"family":"Smith","given":"K. S."},{"family":"Jakubzick","given":"C."},{"family":"Whittam","given":"T. S."},{"family":"Ferry","given":"J. G."}],"issued":{"date-parts":[["1999",12,21]]}}}],"schema":"https://github.com/citation-style-language/schema/raw/master/csl-citation.json"} </w:instrText>
      </w:r>
      <w:r w:rsidR="0060048C" w:rsidRPr="1D017D6B">
        <w:rPr>
          <w:rFonts w:cs="Times New Roman"/>
          <w:color w:val="222222"/>
        </w:rPr>
        <w:fldChar w:fldCharType="separate"/>
      </w:r>
      <w:r w:rsidRPr="1D017D6B">
        <w:rPr>
          <w:rFonts w:cs="Times New Roman"/>
        </w:rPr>
        <w:t>(Smith et al., 1999</w:t>
      </w:r>
      <w:r w:rsidR="0060048C" w:rsidRPr="1D017D6B">
        <w:rPr>
          <w:rFonts w:cs="Times New Roman"/>
          <w:color w:val="222222"/>
        </w:rPr>
        <w:fldChar w:fldCharType="end"/>
      </w:r>
      <w:r w:rsidRPr="1D017D6B">
        <w:rPr>
          <w:rFonts w:cs="Times New Roman"/>
          <w:color w:val="222222"/>
        </w:rPr>
        <w:t xml:space="preserve">; </w:t>
      </w:r>
      <w:r w:rsidR="0060048C" w:rsidRPr="1D017D6B">
        <w:rPr>
          <w:rFonts w:cs="Times New Roman"/>
          <w:color w:val="222222"/>
        </w:rPr>
        <w:fldChar w:fldCharType="begin"/>
      </w:r>
      <w:r w:rsidR="0060048C" w:rsidRPr="1D017D6B">
        <w:rPr>
          <w:rFonts w:cs="Times New Roman"/>
          <w:color w:val="222222"/>
        </w:rPr>
        <w:instrText xml:space="preserve"> ADDIN ZOTERO_ITEM CSL_CITATION {"citationID":"gAnX4SAE","properties":{"formattedCitation":"(Ogawa et al., 2013)","plainCitation":"(Ogawa et al., 2013)","noteIndex":0},"citationItems":[{"id":372,"uris":["http://zotero.org/users/4812129/items/4WMQR4J3"],"uri":["http://zotero.org/users/4812129/items/4WMQR4J3"],"itemData":{"id":372,"type":"article-journal","abstract":"Carbonyl sulfide (COS) is an atmospheric trace gas leading to sulfate aerosol formation, thereby participating in the global radiation balance and ozone chemistry, but its biological sinks are not well understood. Thiobacillus thioparus strain THI115 can grow on thiocyanate (SCN(-)) as its sole energy source. Previously, we showed that SCN(-) is first converted to COS by thiocyanate hydrolase in T. thioparus strain THI115. In the present work, we purified, characterized, and determined the crystal structure of carbonyl sulfide hydrolase (COSase), which is responsible for the degradation of COS to H2S and CO2, the second step of SCN(-) assimilation. COSase is a homotetramer composed of a 23.4 kDa subunit containing a zinc ion in its catalytic site. The amino acid sequence of COSase is homologous to the β-class carbonic anhydrases (β-CAs). Although the crystal structure including the catalytic site resembles those of the β-CAs, CO2 hydration activity of COSase is negligible compared to those of the β-CAs. The α5 helix and the extra loop (Gly150-Pro158) near the N-terminus of the α6 helix narrow the substrate pathway, which could be responsible for the substrate specificity. The k(cat)/K(m) value, 9.6 × 10(5) s(-1) M(-1), is comparable to those of the β-CAs. COSase hydrolyzes COS over a wide concentration range, including the ambient level, in vitro and in vivo. COSase and its structurally related enzymes are distributed in the clade D in the phylogenetic tree of β-CAs, suggesting that COSase and its related enzymes are one of the catalysts responsible for the global sink of COS.","container-title":"Journal of the American Chemical Society","DOI":"10.1021/ja307735e","ISSN":"1520-5126","issue":"10","journalAbbreviation":"J. Am. Chem. Soc.","language":"eng","note":"PMID: 23406161","page":"3818-3825","source":"PubMed","title":"Carbonyl sulfide hydrolase from Thiobacillus thioparus strain THI115 is one of the β-carbonic anhydrase family enzymes","volume":"135","author":[{"family":"Ogawa","given":"Takahiro"},{"family":"Noguchi","given":"Keiichi"},{"family":"Saito","given":"Masahiko"},{"family":"Nagahata","given":"Yoshiko"},{"family":"Kato","given":"Hiromi"},{"family":"Ohtaki","given":"Akashi"},{"family":"Nakayama","given":"Hiroshi"},{"family":"Dohmae","given":"Naoshi"},{"family":"Matsushita","given":"Yasuhiko"},{"family":"Odaka","given":"Masafumi"},{"family":"Yohda","given":"Masafumi"},{"family":"Nyunoya","given":"Hiroshi"},{"family":"Katayama","given":"Yoko"}],"issued":{"date-parts":[["2013",3,13]]}}}],"schema":"https://github.com/citation-style-language/schema/raw/master/csl-citation.json"} </w:instrText>
      </w:r>
      <w:r w:rsidR="0060048C" w:rsidRPr="1D017D6B">
        <w:rPr>
          <w:rFonts w:cs="Times New Roman"/>
          <w:color w:val="222222"/>
        </w:rPr>
        <w:fldChar w:fldCharType="separate"/>
      </w:r>
      <w:r w:rsidRPr="1D017D6B">
        <w:rPr>
          <w:rFonts w:cs="Times New Roman"/>
        </w:rPr>
        <w:t>Ogawa et al., 2013)</w:t>
      </w:r>
      <w:r w:rsidR="0060048C" w:rsidRPr="1D017D6B">
        <w:rPr>
          <w:rFonts w:cs="Times New Roman"/>
          <w:color w:val="222222"/>
        </w:rPr>
        <w:fldChar w:fldCharType="end"/>
      </w:r>
      <w:r w:rsidRPr="1D017D6B">
        <w:rPr>
          <w:rFonts w:cs="Times New Roman"/>
          <w:color w:val="222222"/>
        </w:rPr>
        <w:t xml:space="preserve">. For example, Ogawa et al. (2013) have shown that </w:t>
      </w:r>
      <w:proofErr w:type="spellStart"/>
      <w:r w:rsidRPr="1D017D6B">
        <w:rPr>
          <w:rFonts w:cs="Times New Roman"/>
          <w:i/>
          <w:iCs/>
          <w:color w:val="222222"/>
        </w:rPr>
        <w:t>Thiobacillus</w:t>
      </w:r>
      <w:proofErr w:type="spellEnd"/>
      <w:r w:rsidRPr="1D017D6B">
        <w:rPr>
          <w:rFonts w:cs="Times New Roman"/>
          <w:i/>
          <w:iCs/>
          <w:color w:val="222222"/>
        </w:rPr>
        <w:t xml:space="preserve"> </w:t>
      </w:r>
      <w:proofErr w:type="spellStart"/>
      <w:r w:rsidRPr="1D017D6B">
        <w:rPr>
          <w:rFonts w:cs="Times New Roman"/>
          <w:i/>
          <w:iCs/>
          <w:color w:val="222222"/>
        </w:rPr>
        <w:t>thioparus</w:t>
      </w:r>
      <w:proofErr w:type="spellEnd"/>
      <w:r w:rsidRPr="1D017D6B">
        <w:rPr>
          <w:rFonts w:cs="Times New Roman"/>
          <w:color w:val="222222"/>
        </w:rPr>
        <w:t xml:space="preserve"> can grow on thiocyanate (SCN</w:t>
      </w:r>
      <w:r w:rsidRPr="1D017D6B">
        <w:rPr>
          <w:rFonts w:cs="Times New Roman"/>
          <w:color w:val="222222"/>
          <w:vertAlign w:val="superscript"/>
        </w:rPr>
        <w:t>-</w:t>
      </w:r>
      <w:r w:rsidRPr="1D017D6B">
        <w:rPr>
          <w:rFonts w:cs="Times New Roman"/>
          <w:color w:val="222222"/>
        </w:rPr>
        <w:t>) by converting it first into COS, which can then be processed and consum</w:t>
      </w:r>
      <w:del w:id="7" w:author="Lisa Wingate" w:date="2020-06-10T09:34:00Z">
        <w:r w:rsidR="0060048C" w:rsidRPr="1D017D6B" w:rsidDel="1D017D6B">
          <w:rPr>
            <w:rFonts w:cs="Times New Roman"/>
            <w:color w:val="222222"/>
          </w:rPr>
          <w:delText>m</w:delText>
        </w:r>
      </w:del>
      <w:r w:rsidRPr="1D017D6B">
        <w:rPr>
          <w:rFonts w:cs="Times New Roman"/>
          <w:color w:val="222222"/>
        </w:rPr>
        <w:t>ed through CA activity. Soil microbial communities and CA activity are themselves controlled by many environmental parameters. For instance, a recent study by Sauze et al. (2017) highlighted the importance of pH in soil COS fluxes, probably through both indirect community shaping effects and its direct influence on the enzyme kinetics. Soil water content and temperature can also influence COS uptake, through their effect on COS diffusion efficiency in soils and on CA activity (Kesselmeier et al., 1999</w:t>
      </w:r>
      <w:ins w:id="8" w:author="Lisa Wingate" w:date="2020-06-10T09:35:00Z">
        <w:r w:rsidRPr="1D017D6B">
          <w:rPr>
            <w:rFonts w:cs="Times New Roman"/>
            <w:color w:val="222222"/>
          </w:rPr>
          <w:t xml:space="preserve">; </w:t>
        </w:r>
        <w:proofErr w:type="spellStart"/>
        <w:r w:rsidRPr="1D017D6B">
          <w:rPr>
            <w:rFonts w:cs="Times New Roman"/>
            <w:color w:val="222222"/>
          </w:rPr>
          <w:t>Ogée</w:t>
        </w:r>
        <w:proofErr w:type="spellEnd"/>
        <w:r w:rsidRPr="1D017D6B">
          <w:rPr>
            <w:rFonts w:cs="Times New Roman"/>
            <w:color w:val="222222"/>
          </w:rPr>
          <w:t xml:space="preserve"> et al., 2016</w:t>
        </w:r>
      </w:ins>
      <w:r w:rsidRPr="1D017D6B">
        <w:rPr>
          <w:rFonts w:cs="Times New Roman"/>
          <w:color w:val="222222"/>
        </w:rPr>
        <w:t xml:space="preserve">). All together, these data suggest that environmental variables and soil physicochemical properties may be important drivers controlling both soil microbial community composition and COS fluxes, </w:t>
      </w:r>
      <w:del w:id="9" w:author="Lisa Wingate" w:date="2020-06-10T09:36:00Z">
        <w:r w:rsidR="0060048C" w:rsidRPr="1D017D6B" w:rsidDel="1D017D6B">
          <w:rPr>
            <w:rFonts w:cs="Times New Roman"/>
            <w:color w:val="222222"/>
          </w:rPr>
          <w:delText xml:space="preserve">and this </w:delText>
        </w:r>
      </w:del>
      <w:r w:rsidRPr="1D017D6B">
        <w:rPr>
          <w:rFonts w:cs="Times New Roman"/>
          <w:color w:val="222222"/>
        </w:rPr>
        <w:t xml:space="preserve">from the local to the global scale </w:t>
      </w:r>
      <w:r w:rsidR="0060048C" w:rsidRPr="1D017D6B">
        <w:rPr>
          <w:rFonts w:cs="Times New Roman"/>
          <w:color w:val="222222"/>
        </w:rPr>
        <w:fldChar w:fldCharType="begin"/>
      </w:r>
      <w:r w:rsidR="0060048C" w:rsidRPr="1D017D6B">
        <w:rPr>
          <w:rFonts w:cs="Times New Roman"/>
          <w:color w:val="222222"/>
        </w:rPr>
        <w:instrText xml:space="preserve"> ADDIN ZOTERO_ITEM CSL_CITATION {"citationID":"2HDIHhli","properties":{"formattedCitation":"(Meredith et al., 2019)","plainCitation":"(Meredith et al., 2019)","noteIndex":0},"citationItems":[{"id":340,"uris":["http://zotero.org/users/4812129/items/RKKKJES2"],"uri":["http://zotero.org/users/4812129/items/RKKKJES2"],"itemData":{"id":340,"type":"article-journal","abstract":"Differentiating the contributions of photosynthesis and respiration to the global carbon cycle is critical for improving predictive climate models. Carbonic anhydrase (CA) activity in leaves is responsible for the largest biosphere-atmosphere trace gas fluxes of carbonyl sulfide (COS) and the oxygen-18 isotopologue of carbon dioxide (CO18O) that both reflect gross photosynthetic rates. However, CA activity also occurs in soils and will be a source of uncertainty in the use of COS and CO18O as carbon cycle tracers until process-based constraints are improved. In this study, we measured COS and CO18O exchange rates and estimated the corresponding CA activity in soils from a range of biomes and land use types. Soil CA activity was not uniform for COS and CO2, and patterns of divergence were related to microbial community composition and CA gene expression patterns. In some cases, the same microbial taxa and CA classes catalyzed both COS and CO2 reactions in soil, but in other cases the specificity towards the two substrates differed markedly. CA activity for COS was related to fungal taxa and β-D-CA expression, whereas CA activity for CO2 was related to algal and bacterial taxa and α-CA expression. This study integrates gas exchange measurements, enzyme activity models, and characterization of soil taxonomic and genetic diversity to build connections between CA activity and the soil microbiome. Importantly, our results identify kinetic parameters to represent soil CA activity during application of COS and CO18O as carbon cycle tracers.","container-title":"The ISME Journal","DOI":"10.1038/s41396-018-0270-2","ISSN":"1751-7370","issue":"2","language":"en","page":"290-300","source":"www.nature.com","title":"Soil exchange rates of COS and CO 18 O differ with the diversity of microbial communities and their carbonic anhydrase enzymes","volume":"13","author":[{"family":"Meredith","given":"Laura K."},{"family":"Ogée","given":"Jérôme"},{"family":"Boye","given":"Kristin"},{"family":"Singer","given":"Esther"},{"family":"Wingate","given":"Lisa"},{"family":"Sperber","given":"Christian","non-dropping-particle":"von"},{"family":"Sengupta","given":"Aditi"},{"family":"Whelan","given":"Mary"},{"family":"Pang","given":"Erin"},{"family":"Keiluweit","given":"Marco"},{"family":"Brüggemann","given":"Nicolas"},{"family":"Berry","given":"Joe A."},{"family":"Welander","given":"Paula V."}],"issued":{"date-parts":[["2019",2]]}}}],"schema":"https://github.com/citation-style-language/schema/raw/master/csl-citation.json"} </w:instrText>
      </w:r>
      <w:r w:rsidR="0060048C" w:rsidRPr="1D017D6B">
        <w:rPr>
          <w:rFonts w:cs="Times New Roman"/>
          <w:color w:val="222222"/>
        </w:rPr>
        <w:fldChar w:fldCharType="separate"/>
      </w:r>
      <w:r w:rsidRPr="1D017D6B">
        <w:rPr>
          <w:rFonts w:cs="Times New Roman"/>
        </w:rPr>
        <w:t xml:space="preserve">(Meredith </w:t>
      </w:r>
      <w:r w:rsidRPr="1D017D6B">
        <w:rPr>
          <w:rFonts w:cs="Times New Roman"/>
        </w:rPr>
        <w:lastRenderedPageBreak/>
        <w:t>et al., 2019)</w:t>
      </w:r>
      <w:r w:rsidR="0060048C" w:rsidRPr="1D017D6B">
        <w:rPr>
          <w:rFonts w:cs="Times New Roman"/>
          <w:color w:val="222222"/>
        </w:rPr>
        <w:fldChar w:fldCharType="end"/>
      </w:r>
      <w:r w:rsidRPr="1D017D6B">
        <w:rPr>
          <w:rFonts w:cs="Times New Roman"/>
          <w:color w:val="222222"/>
        </w:rPr>
        <w:t xml:space="preserve">. However, all these factors may also depend on light conditions, that vary during the day but also according to the environmental context (e.g., across biomes, </w:t>
      </w:r>
      <w:del w:id="10" w:author="Lisa Wingate" w:date="2020-06-10T09:37:00Z">
        <w:r w:rsidR="0060048C" w:rsidRPr="1D017D6B" w:rsidDel="1D017D6B">
          <w:rPr>
            <w:rFonts w:cs="Times New Roman"/>
            <w:color w:val="222222"/>
          </w:rPr>
          <w:delText>ecosystem</w:delText>
        </w:r>
      </w:del>
      <w:ins w:id="11" w:author="Lisa Wingate" w:date="2020-06-10T09:37:00Z">
        <w:r w:rsidRPr="1D017D6B">
          <w:rPr>
            <w:rFonts w:cs="Times New Roman"/>
            <w:color w:val="222222"/>
          </w:rPr>
          <w:t>land use</w:t>
        </w:r>
      </w:ins>
      <w:r w:rsidRPr="1D017D6B">
        <w:rPr>
          <w:rFonts w:cs="Times New Roman"/>
          <w:color w:val="222222"/>
        </w:rPr>
        <w:t xml:space="preserve"> types</w:t>
      </w:r>
      <w:del w:id="12" w:author="Nicolas Fanin" w:date="2020-06-11T13:34:00Z">
        <w:r w:rsidRPr="1D017D6B" w:rsidDel="004E7385">
          <w:rPr>
            <w:rFonts w:cs="Times New Roman"/>
            <w:color w:val="222222"/>
          </w:rPr>
          <w:delText>, …</w:delText>
        </w:r>
      </w:del>
      <w:r w:rsidRPr="1D017D6B">
        <w:rPr>
          <w:rFonts w:cs="Times New Roman"/>
          <w:color w:val="222222"/>
        </w:rPr>
        <w:t>). Yet, the direct and indirect effects of light on soil organisms have rarely been investigated, and its influence on COS uptake remain largely unknown.</w:t>
      </w:r>
    </w:p>
    <w:p w14:paraId="0782EBE0" w14:textId="0E487B0B" w:rsidR="003E4D20" w:rsidRPr="00CF31A2" w:rsidRDefault="1D017D6B" w:rsidP="00A1261D">
      <w:pPr>
        <w:spacing w:line="360" w:lineRule="auto"/>
        <w:ind w:firstLine="709"/>
        <w:jc w:val="both"/>
        <w:rPr>
          <w:rFonts w:cs="Times New Roman"/>
          <w:color w:val="222222"/>
        </w:rPr>
      </w:pPr>
      <w:r w:rsidRPr="1D017D6B">
        <w:rPr>
          <w:rFonts w:cs="Times New Roman"/>
          <w:color w:val="222222"/>
        </w:rPr>
        <w:t xml:space="preserve">Light was shown as a primary factor impacting COS fluxes in aquatic ecosystems </w:t>
      </w:r>
      <w:r w:rsidR="00851796" w:rsidRPr="1D017D6B">
        <w:rPr>
          <w:rFonts w:cs="Times New Roman"/>
          <w:color w:val="222222"/>
        </w:rPr>
        <w:fldChar w:fldCharType="begin"/>
      </w:r>
      <w:r w:rsidR="00851796" w:rsidRPr="1D017D6B">
        <w:rPr>
          <w:rFonts w:cs="Times New Roman"/>
          <w:color w:val="222222"/>
        </w:rPr>
        <w:instrText xml:space="preserve"> ADDIN ZOTERO_ITEM CSL_CITATION {"citationID":"xb5JbzM0","properties":{"formattedCitation":"(Blezinger, Wilhelm, &amp; Kesselmeier, 2000)","plainCitation":"(Blezinger, Wilhelm, &amp; Kesselmeier, 2000)","noteIndex":0},"citationItems":[{"id":379,"uris":["http://zotero.org/users/4812129/items/ZSL4UQ7C"],"uri":["http://zotero.org/users/4812129/items/ZSL4UQ7C"],"itemData":{"id":379,"type":"article-journal","abstract":"We show that the marine algae Mantoniella squamata, Prymnesium parvum, and Amphidinium klebsii take up carbonyl sulfide (COS) from their surrounding medium. Inhibitor studies confirm that this COS uptake is catalyzed by the enzyme carbonic anhydrase, which was not detectable with conventional methods. As shown for M. squamata, the COS uptake can be dependent on the growth conditions. Furthermore, COS uptake shows a clear positive correlation with the COS concentration in the growth medium. The value of K&lt;sub&gt;1/2&lt;/sub&gt; for the COS uptake was estimated to be around 222 mol/m&lt;sup&gt;3&lt;/sup&gt;. The COS consumption by the marine algae species investigated was estimated to be negligible compared to the photoproduction and hydrolysis of COS in seawater.","archive":"JSTOR","container-title":"Biogeochemistry","ISSN":"0168-2563","issue":"2","note":"publisher: Springer","page":"185-197","source":"JSTOR","title":"Enzymatic Consumption of Carbonyl Sulfide (COS) by Marine Algae","volume":"48","author":[{"family":"Blezinger","given":"S."},{"family":"Wilhelm","given":"C."},{"family":"Kesselmeier","given":"J."}],"issued":{"date-parts":[["2000"]]}}}],"schema":"https://github.com/citation-style-language/schema/raw/master/csl-citation.json"} </w:instrText>
      </w:r>
      <w:r w:rsidR="00851796" w:rsidRPr="1D017D6B">
        <w:rPr>
          <w:rFonts w:cs="Times New Roman"/>
          <w:color w:val="222222"/>
        </w:rPr>
        <w:fldChar w:fldCharType="separate"/>
      </w:r>
      <w:r w:rsidRPr="1D017D6B">
        <w:rPr>
          <w:rFonts w:cs="Times New Roman"/>
        </w:rPr>
        <w:t>(Blezinger et al., 2000)</w:t>
      </w:r>
      <w:r w:rsidR="00851796" w:rsidRPr="1D017D6B">
        <w:rPr>
          <w:rFonts w:cs="Times New Roman"/>
          <w:color w:val="222222"/>
        </w:rPr>
        <w:fldChar w:fldCharType="end"/>
      </w:r>
      <w:r w:rsidRPr="1D017D6B">
        <w:rPr>
          <w:rFonts w:cs="Times New Roman"/>
          <w:color w:val="222222"/>
        </w:rPr>
        <w:t xml:space="preserve">, mainly through its positive influence on the growth and activity of photoautotrophic organisms </w:t>
      </w:r>
      <w:r w:rsidR="00851796" w:rsidRPr="1D017D6B">
        <w:rPr>
          <w:rFonts w:cs="Times New Roman"/>
          <w:color w:val="222222"/>
        </w:rPr>
        <w:fldChar w:fldCharType="begin"/>
      </w:r>
      <w:r w:rsidR="00851796" w:rsidRPr="1D017D6B">
        <w:rPr>
          <w:rFonts w:cs="Times New Roman"/>
          <w:color w:val="222222"/>
        </w:rPr>
        <w:instrText xml:space="preserve"> ADDIN ZOTERO_ITEM CSL_CITATION {"citationID":"UuWFPV9v","properties":{"formattedCitation":"(Rhee &amp; Gotham, 1981)","plainCitation":"(Rhee &amp; Gotham, 1981)","noteIndex":0},"citationItems":[{"id":334,"uris":["http://zotero.org/users/4812129/items/UMYB77BT"],"uri":["http://zotero.org/users/4812129/items/UMYB77BT"],"itemData":{"id":334,"type":"article-journal","abstract":"The effects of simultaneous limitations of light and nutrient on growth were investigated with turbidostat and chemostat cultures of Scenedesmus sp. and Fragilaria crotonensis. The combined effects were greater than the sum of individual effects and were not multiplicative. Under nitrate-limited conditions the cell quota of the limiting nutrient for a constant growth rate and the subsistance quota (qo) increased as irradiance decreased. Within a certain limit of growth rates, light and qN can compensate for each other in maintaining growth rate. Under nutrient-sufficient conditions, cell quotas of C, N, and P, and cellular chlorophyll a concentration increased as light decreased below saturation. The cell quotas are the maximum level (qm) that can be achieved at a given irradiance. Cell quotas of nonlimiting nutrients in nutrient-limited cultures are the same as these qm values. The increasing levels of qm and qo with decreasing irradiance indicate that nutrient requirements increase as irradiance decreases.","container-title":"Limnology and Oceanography","DOI":"10.4319/lo.1981.26.4.0649","ISSN":"1939-5590","issue":"4","language":"en","page":"649-659","source":"Wiley Online Library","title":"The effect of environmental factors on phytoplankton growth: Light and the interactions of light with nitrate limitation1","title-short":"The effect of environmental factors on phytoplankton growth","volume":"26","author":[{"family":"Rhee","given":"G.-‐ull"},{"family":"Gotham","given":"Ivan J."}],"issued":{"date-parts":[["1981"]]}}}],"schema":"https://github.com/citation-style-language/schema/raw/master/csl-citation.json"} </w:instrText>
      </w:r>
      <w:r w:rsidR="00851796" w:rsidRPr="1D017D6B">
        <w:rPr>
          <w:rFonts w:cs="Times New Roman"/>
          <w:color w:val="222222"/>
        </w:rPr>
        <w:fldChar w:fldCharType="separate"/>
      </w:r>
      <w:r w:rsidRPr="1D017D6B">
        <w:rPr>
          <w:rFonts w:cs="Times New Roman"/>
        </w:rPr>
        <w:t>(Rhee &amp; Gotham, 1981)</w:t>
      </w:r>
      <w:r w:rsidR="00851796" w:rsidRPr="1D017D6B">
        <w:rPr>
          <w:rFonts w:cs="Times New Roman"/>
          <w:color w:val="222222"/>
        </w:rPr>
        <w:fldChar w:fldCharType="end"/>
      </w:r>
      <w:r w:rsidRPr="1D017D6B">
        <w:rPr>
          <w:rFonts w:cs="Times New Roman"/>
          <w:color w:val="222222"/>
        </w:rPr>
        <w:t xml:space="preserve">. Photoautotrophs can take up COS through the same chemical pathways </w:t>
      </w:r>
      <w:del w:id="13" w:author="Lisa Wingate" w:date="2020-06-10T09:37:00Z">
        <w:r w:rsidR="00851796" w:rsidRPr="1D017D6B" w:rsidDel="1D017D6B">
          <w:rPr>
            <w:rFonts w:cs="Times New Roman"/>
            <w:color w:val="222222"/>
          </w:rPr>
          <w:delText xml:space="preserve">than in </w:delText>
        </w:r>
      </w:del>
      <w:ins w:id="14" w:author="Lisa Wingate" w:date="2020-06-10T09:37:00Z">
        <w:r w:rsidRPr="1D017D6B">
          <w:rPr>
            <w:rFonts w:cs="Times New Roman"/>
            <w:color w:val="222222"/>
          </w:rPr>
          <w:t xml:space="preserve">as </w:t>
        </w:r>
      </w:ins>
      <w:r w:rsidRPr="1D017D6B">
        <w:rPr>
          <w:rFonts w:cs="Times New Roman"/>
          <w:color w:val="222222"/>
        </w:rPr>
        <w:t>terrestrial plants, with CA cataly</w:t>
      </w:r>
      <w:ins w:id="15" w:author="Lisa Wingate" w:date="2020-06-10T09:37:00Z">
        <w:r w:rsidRPr="1D017D6B">
          <w:rPr>
            <w:rFonts w:cs="Times New Roman"/>
            <w:color w:val="222222"/>
          </w:rPr>
          <w:t>s</w:t>
        </w:r>
      </w:ins>
      <w:del w:id="16" w:author="Lisa Wingate" w:date="2020-06-10T09:37:00Z">
        <w:r w:rsidR="00851796" w:rsidRPr="1D017D6B" w:rsidDel="1D017D6B">
          <w:rPr>
            <w:rFonts w:cs="Times New Roman"/>
            <w:color w:val="222222"/>
          </w:rPr>
          <w:delText>z</w:delText>
        </w:r>
      </w:del>
      <w:r w:rsidRPr="1D017D6B">
        <w:rPr>
          <w:rFonts w:cs="Times New Roman"/>
          <w:color w:val="222222"/>
        </w:rPr>
        <w:t xml:space="preserve">ing the reaction </w:t>
      </w:r>
      <w:r w:rsidR="00851796" w:rsidRPr="1D017D6B">
        <w:rPr>
          <w:rFonts w:cs="Times New Roman"/>
          <w:color w:val="222222"/>
        </w:rPr>
        <w:fldChar w:fldCharType="begin"/>
      </w:r>
      <w:r w:rsidR="00851796" w:rsidRPr="1D017D6B">
        <w:rPr>
          <w:rFonts w:cs="Times New Roman"/>
          <w:color w:val="222222"/>
        </w:rPr>
        <w:instrText xml:space="preserve"> ADDIN ZOTERO_ITEM CSL_CITATION {"citationID":"Mh8nF5Ni","properties":{"formattedCitation":"(Protoschill\\uc0\\u8208{}Krebs, Wilhelm, &amp; Kesselmeier, 1995)","plainCitation":"(Protoschill‐Krebs, Wilhelm, &amp; Kesselmeier, 1995)","noteIndex":0},"citationItems":[{"id":411,"uris":["http://zotero.org/users/4812129/items/5IZGRQ9V"],"uri":["http://zotero.org/users/4812129/items/5IZGRQ9V"],"itemData":{"id":411,"type":"article-journal","abstract":"The green alga, Chlamydomonas reinhardtii, was grown under high and low CO2 regimes inducing significantly different activities of the extracellular carbonic anhydrase (CA). In close relation to the CA activities, the algae exhibited different consumption rates of the climatically relevant atmospheric trace gas, carbonyl sulphide (COS), thus indicating that CA is responsible for uptake of COS from the medium.","container-title":"Botanica Acta","DOI":"10.1111/j.1438-8677.1995.tb00519.x","ISSN":"1438-8677","issue":"5","language":"en","note":"_eprint: https://onlinelibrary.wiley.com/doi/pdf/10.1111/j.1438-8677.1995.tb00519.x","page":"445-448","source":"Wiley Online Library","title":"Consumption of Carbonyl Sulphide by Chlamydomonas reinhardtii with Different Activities of Carbonic Anhydrase (CA) Induced by Different CO2 Growing Regimes","volume":"108","author":[{"family":"Protoschill‐Krebs","given":"G."},{"family":"Wilhelm","given":"C."},{"family":"Kesselmeier","given":"J."}],"issued":{"date-parts":[["1995"]]}}}],"schema":"https://github.com/citation-style-language/schema/raw/master/csl-citation.json"} </w:instrText>
      </w:r>
      <w:r w:rsidR="00851796" w:rsidRPr="1D017D6B">
        <w:rPr>
          <w:rFonts w:cs="Times New Roman"/>
          <w:color w:val="222222"/>
        </w:rPr>
        <w:fldChar w:fldCharType="separate"/>
      </w:r>
      <w:r w:rsidRPr="1D017D6B">
        <w:rPr>
          <w:rFonts w:cs="Times New Roman"/>
        </w:rPr>
        <w:t>(Protoschill‐Krebs et al., 1995)</w:t>
      </w:r>
      <w:r w:rsidR="00851796" w:rsidRPr="1D017D6B">
        <w:rPr>
          <w:rFonts w:cs="Times New Roman"/>
          <w:color w:val="222222"/>
        </w:rPr>
        <w:fldChar w:fldCharType="end"/>
      </w:r>
      <w:r w:rsidRPr="1D017D6B">
        <w:rPr>
          <w:rFonts w:cs="Times New Roman"/>
          <w:color w:val="222222"/>
        </w:rPr>
        <w:t>. Similar results were observed in a recent study manipulating light conditions on various soil types, notably because light stimulated an increase in photoautotroph abundances (Sauze et al., 2017). The contribution of photoautotrophs to COS fluxes is probably underestimated in terrestrial ecosystems (Meredith et al., 2019), notably because until recently we lacked the high throughput sequencing tools necessary to assess the size and structure of photoautotrophic communities in soils (Sauze et al., 2017;</w:t>
      </w:r>
      <w:r w:rsidR="00851796" w:rsidRPr="1D017D6B">
        <w:rPr>
          <w:rFonts w:cs="Times New Roman"/>
          <w:color w:val="222222"/>
        </w:rPr>
        <w:fldChar w:fldCharType="begin"/>
      </w:r>
      <w:r w:rsidR="00851796" w:rsidRPr="1D017D6B">
        <w:rPr>
          <w:rFonts w:cs="Times New Roman"/>
          <w:color w:val="222222"/>
        </w:rPr>
        <w:instrText xml:space="preserve"> ADDIN ZOTERO_ITEM CSL_CITATION {"citationID":"WW7F5EpX","properties":{"formattedCitation":"(Djemiel et al., 2020)","plainCitation":"(Djemiel et al., 2020)","noteIndex":0},"citationItems":[{"id":384,"uris":["http://zotero.org/users/4812129/items/GC2Y4592"],"uri":["http://zotero.org/users/4812129/items/GC2Y4592"],"itemData":{"id":384,"type":"article-journal","abstract":"Studying the ecology of photosynthetic microeukaryotes and prokaryotic cyanobacterial communities requires molecular tools to complement morphological observations. These tools rely on specific genetic markers and require the development of specialised databases to achieve taxonomic assignment. We set up a reference database, called µgreen-db, for the 23S rRNA gene. The sequences were retrieved from generalist (NCBI, SILVA) or Comparative RNA Web (CRW) databases, in addition to a more original approach involving recursive BLAST searches to obtain the best possible sequence recovery. At present, µgreen-db includes 2,326 23S rRNA sequences belonging to both eukaryotes and prokaryotes encompassing 442 unique genera and 736 species of photosynthetic microeukaryotes, cyanobacteria and non-vascular land plants based on the NCBI and AlgaeBase taxonomy. When PR2/SILVA taxonomy is used instead, µgreen-db contains 2,217 sequences (399 unique genera and 696 unique species). Using µgreen-db, we were able to assign 96% of the sequences of the V domain of the 23S rRNA gene obtained by metabarcoding after amplification from soil DNA at the genus level, highlighting good coverage of the database. µgreen-db is accessible at http://microgreen-23sdatabase.ea.inra.fr.","container-title":"Scientific Reports","DOI":"10.1038/s41598-020-62555-1","ISSN":"2045-2322","issue":"1","language":"en","note":"number: 1\npublisher: Nature Publishing Group","page":"1-11","source":"www.nature.com","title":"µgreen-db: a reference database for the 23S rRNA gene of eukaryotic plastids and cyanobacteria","title-short":"µgreen-db","volume":"10","author":[{"family":"Djemiel","given":"Christophe"},{"family":"Plassard","given":"Damien"},{"family":"Terrat","given":"Sébastien"},{"family":"Crouzet","given":"Olivier"},{"family":"Sauze","given":"Joana"},{"family":"Mondy","given":"Samuel"},{"family":"Nowak","given":"Virginie"},{"family":"Wingate","given":"Lisa"},{"family":"Ogée","given":"Jérôme"},{"family":"Maron","given":"Pierre-Alain"}],"issued":{"date-parts":[["2020",4,3]]}}}],"schema":"https://github.com/citation-style-language/schema/raw/master/csl-citation.json"} </w:instrText>
      </w:r>
      <w:r w:rsidR="00851796" w:rsidRPr="1D017D6B">
        <w:rPr>
          <w:rFonts w:cs="Times New Roman"/>
          <w:color w:val="222222"/>
        </w:rPr>
        <w:fldChar w:fldCharType="separate"/>
      </w:r>
      <w:r w:rsidRPr="1D017D6B">
        <w:rPr>
          <w:rFonts w:cs="Times New Roman"/>
        </w:rPr>
        <w:t xml:space="preserve"> Djemiel et al., 2020)</w:t>
      </w:r>
      <w:r w:rsidR="00851796" w:rsidRPr="1D017D6B">
        <w:rPr>
          <w:rFonts w:cs="Times New Roman"/>
          <w:color w:val="222222"/>
        </w:rPr>
        <w:fldChar w:fldCharType="end"/>
      </w:r>
      <w:r w:rsidRPr="1D017D6B">
        <w:rPr>
          <w:rFonts w:cs="Times New Roman"/>
          <w:color w:val="222222"/>
        </w:rPr>
        <w:t>. However, the development of universal primer</w:t>
      </w:r>
      <w:ins w:id="17" w:author="Lisa Wingate" w:date="2020-06-10T09:38:00Z">
        <w:r w:rsidRPr="1D017D6B">
          <w:rPr>
            <w:rFonts w:cs="Times New Roman"/>
            <w:color w:val="222222"/>
          </w:rPr>
          <w:t>s</w:t>
        </w:r>
      </w:ins>
      <w:r w:rsidRPr="1D017D6B">
        <w:rPr>
          <w:rFonts w:cs="Times New Roman"/>
          <w:color w:val="222222"/>
        </w:rPr>
        <w:t xml:space="preserve"> shared amongst photoautotrophic organisms </w:t>
      </w:r>
      <w:r w:rsidR="00851796" w:rsidRPr="1D017D6B">
        <w:rPr>
          <w:rFonts w:cs="Times New Roman"/>
          <w:color w:val="222222"/>
        </w:rPr>
        <w:fldChar w:fldCharType="begin"/>
      </w:r>
      <w:r w:rsidR="00851796" w:rsidRPr="1D017D6B">
        <w:rPr>
          <w:rFonts w:cs="Times New Roman"/>
          <w:color w:val="222222"/>
        </w:rPr>
        <w:instrText xml:space="preserve"> ADDIN ZOTERO_ITEM CSL_CITATION {"citationID":"CmjEU6yd","properties":{"formattedCitation":"(Sherwood &amp; Presting, 2007)","plainCitation":"(Sherwood &amp; Presting, 2007)","noteIndex":0},"citationItems":[{"id":284,"uris":["http://zotero.org/users/4812129/items/GJ8A36PZ"],"uri":["http://zotero.org/users/4812129/items/GJ8A36PZ"],"itemData":{"id":284,"type":"article-journal","abstract":"The challenge in the development of universal algal primers lies in the genetic diversity contained within the vast array of evolutionary lineages present in this informally named group of organisms. A comparative genomics approach was used previously to identify conserved primers flanking a region of the plastid genome. Our present research illustrates the feasibility of amplifying and sequencing this marker across multiple algal lineages. We present a preliminary framework of 107 novel sequences of this region from 62 red algae, 19 green algae, 14 brown algae, 8 cyanobacteria, 2 diatoms, 1 xanthophyte, and 1 euglenoid, and illustrate levels of divergence of the marker for well-represented groups in a neighbor-joining analysis. This </w:instrText>
      </w:r>
      <w:r w:rsidR="00851796" w:rsidRPr="1D017D6B">
        <w:rPr>
          <w:rFonts w:ascii="Cambria Math" w:hAnsi="Cambria Math" w:cs="Cambria Math"/>
          <w:color w:val="222222"/>
        </w:rPr>
        <w:instrText>∼</w:instrText>
      </w:r>
      <w:r w:rsidR="00851796" w:rsidRPr="1D017D6B">
        <w:rPr>
          <w:rFonts w:cs="Times New Roman"/>
          <w:color w:val="222222"/>
        </w:rPr>
        <w:instrText xml:space="preserve">410 nt region distinguishes most species included in the analysis. The remarkable universality of these primers suggests potential for their use in assays of environmental samples in which they could be used to simultaneously detect a number of different algal lineages.","container-title":"Journal of Phycology","DOI":"10.1111/j.1529-8817.2007.00341.x","ISSN":"1529-8817","issue":"3","language":"en","page":"605-608","source":"Wiley Online Library","title":"UNIVERSAL PRIMERS AMPLIFY A 23S rDNA PLASTID MARKER IN EUKARYOTIC ALGAE AND CYANOBACTERIA1","volume":"43","author":[{"family":"Sherwood","given":"Alison R."},{"family":"Presting","given":"Gernot G."}],"issued":{"date-parts":[["2007"]]}}}],"schema":"https://github.com/citation-style-language/schema/raw/master/csl-citation.json"} </w:instrText>
      </w:r>
      <w:r w:rsidR="00851796" w:rsidRPr="1D017D6B">
        <w:rPr>
          <w:rFonts w:cs="Times New Roman"/>
          <w:color w:val="222222"/>
        </w:rPr>
        <w:fldChar w:fldCharType="separate"/>
      </w:r>
      <w:r w:rsidRPr="1D017D6B">
        <w:rPr>
          <w:rFonts w:cs="Times New Roman"/>
        </w:rPr>
        <w:t>(Sherwood &amp; Presting, 2007)</w:t>
      </w:r>
      <w:r w:rsidR="00851796" w:rsidRPr="1D017D6B">
        <w:rPr>
          <w:rFonts w:cs="Times New Roman"/>
          <w:color w:val="222222"/>
        </w:rPr>
        <w:fldChar w:fldCharType="end"/>
      </w:r>
      <w:r w:rsidRPr="1D017D6B">
        <w:rPr>
          <w:rFonts w:cs="Times New Roman"/>
          <w:color w:val="222222"/>
        </w:rPr>
        <w:t xml:space="preserve"> and the development of a new database may </w:t>
      </w:r>
      <w:ins w:id="18" w:author="Lisa Wingate" w:date="2020-06-10T09:38:00Z">
        <w:r w:rsidRPr="1D017D6B">
          <w:rPr>
            <w:rFonts w:cs="Times New Roman"/>
            <w:color w:val="222222"/>
          </w:rPr>
          <w:t xml:space="preserve">now </w:t>
        </w:r>
      </w:ins>
      <w:r w:rsidRPr="1D017D6B">
        <w:rPr>
          <w:rFonts w:cs="Times New Roman"/>
          <w:color w:val="222222"/>
        </w:rPr>
        <w:t>help us to assess the direct effect of light on soil photoautotroph communities (</w:t>
      </w:r>
      <w:proofErr w:type="spellStart"/>
      <w:r w:rsidRPr="1D017D6B">
        <w:rPr>
          <w:rFonts w:cs="Times New Roman"/>
          <w:color w:val="222222"/>
        </w:rPr>
        <w:t>Djemiel</w:t>
      </w:r>
      <w:proofErr w:type="spellEnd"/>
      <w:r w:rsidRPr="1D017D6B">
        <w:rPr>
          <w:rFonts w:cs="Times New Roman"/>
          <w:color w:val="222222"/>
        </w:rPr>
        <w:t xml:space="preserve"> et al., 2020). Furthermore, fungi and bacteria may benefit from positive interactions with phototrophs and their photosynthetic products and influence, in turn, COS fluxes in a similar way to that shown in oceans</w:t>
      </w:r>
      <w:ins w:id="19" w:author="Lisa Wingate" w:date="2020-06-10T09:39:00Z">
        <w:r w:rsidRPr="1D017D6B">
          <w:rPr>
            <w:rFonts w:cs="Times New Roman"/>
            <w:color w:val="222222"/>
          </w:rPr>
          <w:t>,</w:t>
        </w:r>
      </w:ins>
      <w:r w:rsidRPr="1D017D6B">
        <w:rPr>
          <w:rFonts w:cs="Times New Roman"/>
          <w:color w:val="222222"/>
        </w:rPr>
        <w:t xml:space="preserve"> with bacteria gathering around phytoplankton to form a phycosphere zone </w:t>
      </w:r>
      <w:r w:rsidR="00851796" w:rsidRPr="1D017D6B">
        <w:rPr>
          <w:rFonts w:cs="Times New Roman"/>
          <w:color w:val="222222"/>
        </w:rPr>
        <w:fldChar w:fldCharType="begin"/>
      </w:r>
      <w:r w:rsidR="00851796" w:rsidRPr="1D017D6B">
        <w:rPr>
          <w:rFonts w:cs="Times New Roman"/>
          <w:color w:val="222222"/>
        </w:rPr>
        <w:instrText xml:space="preserve"> ADDIN ZOTERO_ITEM CSL_CITATION {"citationID":"PBKiSOcX","properties":{"formattedCitation":"(Seymour, Amin, Raina, &amp; Stocker, 2017)","plainCitation":"(Seymour, Amin, Raina, &amp; Stocker, 2017)","noteIndex":0},"citationItems":[{"id":281,"uris":["http://zotero.org/users/4812129/items/UYYLNQS8"],"uri":["http://zotero.org/users/4812129/items/UYYLNQS8"],"itemData":{"id":281,"type":"article-journal","abstract":"By controlling nutrient cycling and biomass production at the base of the food web, interactions between phytoplankton and bacteria represent a fundamental ecological relationship in aquatic environments. Although typically studied over large spatiotemporal scales, emerging evidence indicates that this relationship is often governed by microscale interactions played out within the region immediately surrounding individual phytoplankton cells. This microenvironment, known as the phycosphere, is the planktonic analogue of the rhizosphere in plants. The exchange of metabolites and infochemicals at this interface governs phytoplankton-bacteria relationships, which span mutualism, commensalism, antagonism, parasitism and competition. The importance of the phycosphere has been postulated for four decades, yet only recently have new technological and conceptual frameworks made it possible to start teasing apart the complex nature of this unique microbial habitat. It has subsequently become apparent that the chemical exchanges and ecological interactions between phytoplankton and bacteria are far more sophisticated than previously thought and often require close proximity of the two partners, which is facilitated by bacterial colonization of the phycosphere. It is also becoming increasingly clear that while interactions taking place within the phycosphere occur at the scale of individual microorganisms, they exert an ecosystem-scale influence on fundamental processes including nutrient provision and regeneration, primary production, toxin biosynthesis and biogeochemical cycling. Here we review the fundamental physical, chemical and ecological features of the phycosphere, with the goal of delivering a fresh perspective on the nature and importance of phytoplankton-bacteria interactions in aquatic ecosystems.","container-title":"Nature Microbiology","DOI":"10.1038/nmicrobiol.2017.65","ISSN":"2058-5276","journalAbbreviation":"Nat Microbiol","language":"eng","note":"PMID: 28555622","page":"17065","source":"PubMed","title":"Zooming in on the phycosphere: the ecological interface for phytoplankton-bacteria relationships","title-short":"Zooming in on the phycosphere","volume":"2","author":[{"family":"Seymour","given":"Justin R."},{"family":"Amin","given":"Shady A."},{"family":"Raina","given":"Jean-Baptiste"},{"family":"Stocker","given":"Roman"}],"issued":{"date-parts":[["2017",5,30]]}}}],"schema":"https://github.com/citation-style-language/schema/raw/master/csl-citation.json"} </w:instrText>
      </w:r>
      <w:r w:rsidR="00851796" w:rsidRPr="1D017D6B">
        <w:rPr>
          <w:rFonts w:cs="Times New Roman"/>
          <w:color w:val="222222"/>
        </w:rPr>
        <w:fldChar w:fldCharType="separate"/>
      </w:r>
      <w:r w:rsidRPr="1D017D6B">
        <w:rPr>
          <w:rFonts w:cs="Times New Roman"/>
        </w:rPr>
        <w:t>(Seymour et al., 2017)</w:t>
      </w:r>
      <w:r w:rsidR="00851796" w:rsidRPr="1D017D6B">
        <w:rPr>
          <w:rFonts w:cs="Times New Roman"/>
          <w:color w:val="222222"/>
        </w:rPr>
        <w:fldChar w:fldCharType="end"/>
      </w:r>
      <w:r w:rsidRPr="1D017D6B">
        <w:rPr>
          <w:rFonts w:cs="Times New Roman"/>
          <w:color w:val="222222"/>
        </w:rPr>
        <w:t xml:space="preserve">. Yet, shifts in soil phycosphere communities (i.e., </w:t>
      </w:r>
      <w:commentRangeStart w:id="20"/>
      <w:del w:id="21" w:author="Nicolas Fanin" w:date="2020-06-11T13:34:00Z">
        <w:r w:rsidRPr="1D017D6B" w:rsidDel="004E7385">
          <w:rPr>
            <w:rFonts w:cs="Times New Roman"/>
            <w:color w:val="222222"/>
          </w:rPr>
          <w:delText>algae</w:delText>
        </w:r>
        <w:commentRangeEnd w:id="20"/>
        <w:r w:rsidR="00851796" w:rsidDel="004E7385">
          <w:commentReference w:id="20"/>
        </w:r>
      </w:del>
      <w:ins w:id="22" w:author="Nicolas Fanin" w:date="2020-06-11T13:34:00Z">
        <w:r w:rsidR="004E7385">
          <w:rPr>
            <w:rFonts w:cs="Times New Roman"/>
            <w:color w:val="222222"/>
          </w:rPr>
          <w:t>phototrophs</w:t>
        </w:r>
      </w:ins>
      <w:r w:rsidRPr="1D017D6B">
        <w:rPr>
          <w:rFonts w:cs="Times New Roman"/>
          <w:color w:val="222222"/>
        </w:rPr>
        <w:t xml:space="preserve">, bacteria and fungi) between light and dark conditions have rarely been investigated in the literature and the consequences of their interactions on gas exchange across contrasting soil types remain to be determined </w:t>
      </w:r>
      <w:r w:rsidR="00851796" w:rsidRPr="1D017D6B">
        <w:rPr>
          <w:rFonts w:cs="Times New Roman"/>
          <w:color w:val="222222"/>
        </w:rPr>
        <w:fldChar w:fldCharType="begin"/>
      </w:r>
      <w:r w:rsidR="00851796" w:rsidRPr="1D017D6B">
        <w:rPr>
          <w:rFonts w:cs="Times New Roman"/>
          <w:color w:val="222222"/>
        </w:rPr>
        <w:instrText xml:space="preserve"> ADDIN ZOTERO_ITEM CSL_CITATION {"citationID":"5bVActEt","properties":{"formattedCitation":"(Whelan et al., 2018)","plainCitation":"(Whelan et al., 2018)","noteIndex":0},"citationItems":[{"id":323,"uris":["http://zotero.org/users/4812129/items/KJPA45HZ"],"uri":["http://zotero.org/users/4812129/items/KJPA45HZ"],"itemData":{"id":323,"type":"article-journal","abstract":"For the past decade, observations of carbonyl sulﬁde (OCS or COS) have been investigated as a proxy for carbon uptake by plants. OCS is destroyed by enzymes that interact with CO2 during photosynthesis, namely carbonic anhydrase (CA) and RuBisCO, where CA is the more important one. The majority of sources of OCS to the atmosphere are geographically separated from this large plant sink, whereas the sources and sinks of CO2 are co-located in ecosystems. The drawdown of OCS can therefore be related to the uptake of CO2 without the added complication of co-located emissions comparable in magnitude. Here we review the state of our understanding of the global OCS cycle and its applications to ecosystem carbon cycle science. OCS uptake is correlated well to plant carbon uptake, especially at the regional scale. OCS can be used in conjunction with other independent measures of ecosystem function, like solar-induced ﬂuorescence and carbon and water isotope studies. More work needs to be done to generate global coverage for OCS observations and to link this powerful atmospheric tracer to systems where fundamental questions concerning the carbon and water cycle remain.","container-title":"Biogeosciences","DOI":"10.5194/bg-15-3625-2018","ISSN":"1726-4189","issue":"12","journalAbbreviation":"Biogeosciences","language":"en","page":"3625-3657","source":"DOI.org (Crossref)","title":"Reviews and syntheses: Carbonyl sulfide as a multi-scale tracer for carbon and water cycles","title-short":"Reviews and syntheses","volume":"15","author":[{"family":"Whelan","given":"Mary E."},{"family":"Lennartz","given":"Sinikka T."},{"family":"Gimeno","given":"Teresa E."},{"family":"Wehr","given":"Richard"},{"family":"Wohlfahrt","given":"Georg"},{"family":"Wang","given":"Yuting"},{"family":"Kooijmans","given":"Linda M. J."},{"family":"Hilton","given":"Timothy W."},{"family":"Belviso","given":"Sauveur"},{"family":"Peylin","given":"Philippe"},{"family":"Commane","given":"Róisín"},{"family":"Sun","given":"Wu"},{"family":"Chen","given":"Huilin"},{"family":"Kuai","given":"Le"},{"family":"Mammarella","given":"Ivan"},{"family":"Maseyk","given":"Kadmiel"},{"family":"Berkelhammer","given":"Max"},{"family":"Li","given":"King-Fai"},{"family":"Yakir","given":"Dan"},{"family":"Zumkehr","given":"Andrew"},{"family":"Katayama","given":"Yoko"},{"family":"Ogée","given":"Jérôme"},{"family":"Spielmann","given":"Felix M."},{"family":"Kitz","given":"Florian"},{"family":"Rastogi","given":"Bharat"},{"family":"Kesselmeier","given":"Jürgen"},{"family":"Marshall","given":"Julia"},{"family":"Erkkilä","given":"Kukka-Maaria"},{"family":"Wingate","given":"Lisa"},{"family":"Meredith","given":"Laura K."},{"family":"He","given":"Wei"},{"family":"Bunk","given":"Rüdiger"},{"family":"Launois","given":"Thomas"},{"family":"Vesala","given":"Timo"},{"family":"Schmidt","given":"Johan A."},{"family":"Fichot","given":"Cédric G."},{"family":"Seibt","given":"Ulli"},{"family":"Saleska","given":"Scott"},{"family":"Saltzman","given":"Eric S."},{"family":"Montzka","given":"Stephen A."},{"family":"Berry","given":"Joseph A."},{"family":"Campbell","given":"J. Elliott"}],"issued":{"date-parts":[["2018",6,18]]}}}],"schema":"https://github.com/citation-style-language/schema/raw/master/csl-citation.json"} </w:instrText>
      </w:r>
      <w:r w:rsidR="00851796" w:rsidRPr="1D017D6B">
        <w:rPr>
          <w:rFonts w:cs="Times New Roman"/>
          <w:color w:val="222222"/>
        </w:rPr>
        <w:fldChar w:fldCharType="separate"/>
      </w:r>
      <w:r w:rsidRPr="1D017D6B">
        <w:rPr>
          <w:rFonts w:cs="Times New Roman"/>
        </w:rPr>
        <w:t>(Whelan et al., 2018)</w:t>
      </w:r>
      <w:r w:rsidR="00851796" w:rsidRPr="1D017D6B">
        <w:rPr>
          <w:rFonts w:cs="Times New Roman"/>
          <w:color w:val="222222"/>
        </w:rPr>
        <w:fldChar w:fldCharType="end"/>
      </w:r>
      <w:r w:rsidRPr="1D017D6B">
        <w:rPr>
          <w:rFonts w:cs="Times New Roman"/>
          <w:color w:val="222222"/>
        </w:rPr>
        <w:t>.</w:t>
      </w:r>
    </w:p>
    <w:p w14:paraId="209C43B1" w14:textId="2C831EF3" w:rsidR="00D10B14" w:rsidRDefault="1D017D6B" w:rsidP="00D654FA">
      <w:pPr>
        <w:spacing w:line="360" w:lineRule="auto"/>
        <w:ind w:firstLine="709"/>
        <w:jc w:val="both"/>
        <w:rPr>
          <w:rFonts w:cs="Times New Roman"/>
          <w:color w:val="222222"/>
        </w:rPr>
      </w:pPr>
      <w:r w:rsidRPr="1D017D6B">
        <w:rPr>
          <w:rFonts w:cs="Times New Roman"/>
          <w:color w:val="222222"/>
        </w:rPr>
        <w:t>In this study, our main objective was to assess the variability of COS and CO</w:t>
      </w:r>
      <w:r w:rsidRPr="1D017D6B">
        <w:rPr>
          <w:rFonts w:cs="Times New Roman"/>
          <w:color w:val="222222"/>
          <w:vertAlign w:val="subscript"/>
        </w:rPr>
        <w:t xml:space="preserve">2 </w:t>
      </w:r>
      <w:r w:rsidRPr="1D017D6B">
        <w:rPr>
          <w:rFonts w:cs="Times New Roman"/>
          <w:color w:val="222222"/>
        </w:rPr>
        <w:t>fluxes in relation to soil communities (algae, bacteria and fungi) present in soil</w:t>
      </w:r>
      <w:ins w:id="23" w:author="Lisa Wingate" w:date="2020-06-10T09:46:00Z">
        <w:r w:rsidRPr="1D017D6B">
          <w:rPr>
            <w:rFonts w:cs="Times New Roman"/>
            <w:color w:val="222222"/>
          </w:rPr>
          <w:t>s</w:t>
        </w:r>
      </w:ins>
      <w:r w:rsidRPr="1D017D6B">
        <w:rPr>
          <w:rFonts w:cs="Times New Roman"/>
          <w:color w:val="222222"/>
        </w:rPr>
        <w:t xml:space="preserve"> in</w:t>
      </w:r>
      <w:ins w:id="24" w:author="Lisa Wingate" w:date="2020-06-10T09:46:00Z">
        <w:r w:rsidRPr="1D017D6B">
          <w:rPr>
            <w:rFonts w:cs="Times New Roman"/>
            <w:color w:val="222222"/>
          </w:rPr>
          <w:t>cubated in</w:t>
        </w:r>
      </w:ins>
      <w:r w:rsidRPr="1D017D6B">
        <w:rPr>
          <w:rFonts w:cs="Times New Roman"/>
          <w:color w:val="222222"/>
        </w:rPr>
        <w:t xml:space="preserve"> dark or light conditions, and to explore how these fluxes are linked to soil microbial community composition.</w:t>
      </w:r>
      <w:del w:id="25" w:author="Lisa Wingate" w:date="2020-06-10T09:46:00Z">
        <w:r w:rsidR="00B97640" w:rsidRPr="1D017D6B" w:rsidDel="1D017D6B">
          <w:rPr>
            <w:rFonts w:cs="Times New Roman"/>
            <w:color w:val="222222"/>
          </w:rPr>
          <w:delText>.</w:delText>
        </w:r>
      </w:del>
      <w:r w:rsidRPr="1D017D6B">
        <w:rPr>
          <w:rFonts w:cs="Times New Roman"/>
          <w:color w:val="222222"/>
        </w:rPr>
        <w:t xml:space="preserve"> To do so, </w:t>
      </w:r>
      <w:del w:id="26" w:author="Lisa Wingate" w:date="2020-06-10T09:46:00Z">
        <w:r w:rsidR="00B97640" w:rsidRPr="1D017D6B" w:rsidDel="1D017D6B">
          <w:rPr>
            <w:rFonts w:cs="Times New Roman"/>
            <w:color w:val="222222"/>
          </w:rPr>
          <w:delText xml:space="preserve">we implemented </w:delText>
        </w:r>
      </w:del>
      <w:r w:rsidRPr="1D017D6B">
        <w:rPr>
          <w:rFonts w:cs="Times New Roman"/>
          <w:color w:val="222222"/>
        </w:rPr>
        <w:t xml:space="preserve">a lab experiment </w:t>
      </w:r>
      <w:ins w:id="27" w:author="Lisa Wingate" w:date="2020-06-10T09:46:00Z">
        <w:r w:rsidRPr="1D017D6B">
          <w:rPr>
            <w:rFonts w:cs="Times New Roman"/>
            <w:color w:val="222222"/>
          </w:rPr>
          <w:t>was implemented</w:t>
        </w:r>
      </w:ins>
      <w:ins w:id="28" w:author="Lisa Wingate" w:date="2020-06-10T09:47:00Z">
        <w:r w:rsidRPr="1D017D6B">
          <w:rPr>
            <w:rFonts w:cs="Times New Roman"/>
            <w:color w:val="222222"/>
          </w:rPr>
          <w:t xml:space="preserve"> that </w:t>
        </w:r>
      </w:ins>
      <w:r w:rsidRPr="1D017D6B">
        <w:rPr>
          <w:rFonts w:cs="Times New Roman"/>
          <w:color w:val="222222"/>
        </w:rPr>
        <w:t>consist</w:t>
      </w:r>
      <w:ins w:id="29" w:author="Lisa Wingate" w:date="2020-06-10T09:47:00Z">
        <w:r w:rsidRPr="1D017D6B">
          <w:rPr>
            <w:rFonts w:cs="Times New Roman"/>
            <w:color w:val="222222"/>
          </w:rPr>
          <w:t>ed</w:t>
        </w:r>
      </w:ins>
      <w:del w:id="30" w:author="Lisa Wingate" w:date="2020-06-10T09:47:00Z">
        <w:r w:rsidR="00B97640" w:rsidRPr="1D017D6B" w:rsidDel="1D017D6B">
          <w:rPr>
            <w:rFonts w:cs="Times New Roman"/>
            <w:color w:val="222222"/>
          </w:rPr>
          <w:delText>ing</w:delText>
        </w:r>
      </w:del>
      <w:r w:rsidRPr="1D017D6B">
        <w:rPr>
          <w:rFonts w:cs="Times New Roman"/>
          <w:color w:val="222222"/>
        </w:rPr>
        <w:t xml:space="preserve"> in the incubation of four different soil types that varied strongly in their initial physicochemical properties. </w:t>
      </w:r>
      <w:del w:id="31" w:author="Lisa Wingate" w:date="2020-06-10T09:47:00Z">
        <w:r w:rsidR="00B97640" w:rsidRPr="1D017D6B" w:rsidDel="1D017D6B">
          <w:rPr>
            <w:rFonts w:cs="Times New Roman"/>
            <w:color w:val="222222"/>
          </w:rPr>
          <w:delText>We assessed t</w:delText>
        </w:r>
      </w:del>
      <w:ins w:id="32" w:author="Lisa Wingate" w:date="2020-06-10T09:47:00Z">
        <w:r w:rsidRPr="1D017D6B">
          <w:rPr>
            <w:rFonts w:cs="Times New Roman"/>
            <w:color w:val="222222"/>
          </w:rPr>
          <w:t>T</w:t>
        </w:r>
      </w:ins>
      <w:r w:rsidRPr="1D017D6B">
        <w:rPr>
          <w:rFonts w:cs="Times New Roman"/>
          <w:color w:val="222222"/>
        </w:rPr>
        <w:t xml:space="preserve">he effect of light on soil communities (phototrophs, bacteria and fungi) </w:t>
      </w:r>
      <w:ins w:id="33" w:author="Lisa Wingate" w:date="2020-06-10T09:48:00Z">
        <w:r w:rsidRPr="1D017D6B">
          <w:rPr>
            <w:rFonts w:cs="Times New Roman"/>
            <w:color w:val="222222"/>
          </w:rPr>
          <w:t xml:space="preserve">was assessed </w:t>
        </w:r>
      </w:ins>
      <w:r w:rsidRPr="1D017D6B">
        <w:rPr>
          <w:rFonts w:cs="Times New Roman"/>
          <w:color w:val="222222"/>
        </w:rPr>
        <w:t xml:space="preserve">by using two photoperiod conditions consisting of either 16 hours of light and 8 hours in the dark, or 24 hours in the dark. By using next-generation sequencing data after forty days of incubation in either the light or the dark </w:t>
      </w:r>
      <w:r w:rsidRPr="1D017D6B">
        <w:rPr>
          <w:rFonts w:cs="Times New Roman"/>
          <w:color w:val="222222"/>
        </w:rPr>
        <w:lastRenderedPageBreak/>
        <w:t xml:space="preserve">treatment, </w:t>
      </w:r>
      <w:del w:id="34" w:author="Lisa Wingate" w:date="2020-06-10T09:48:00Z">
        <w:r w:rsidR="00B97640" w:rsidRPr="1D017D6B" w:rsidDel="1D017D6B">
          <w:rPr>
            <w:rFonts w:cs="Times New Roman"/>
            <w:color w:val="222222"/>
          </w:rPr>
          <w:delText>we</w:delText>
        </w:r>
      </w:del>
      <w:ins w:id="35" w:author="Lisa Wingate" w:date="2020-06-10T09:48:00Z">
        <w:r w:rsidRPr="1D017D6B">
          <w:rPr>
            <w:rFonts w:cs="Times New Roman"/>
            <w:color w:val="222222"/>
          </w:rPr>
          <w:t>I</w:t>
        </w:r>
      </w:ins>
      <w:r w:rsidRPr="1D017D6B">
        <w:rPr>
          <w:rFonts w:cs="Times New Roman"/>
          <w:color w:val="222222"/>
        </w:rPr>
        <w:t xml:space="preserve"> tried to link soil microbial communities to variations in CO</w:t>
      </w:r>
      <w:r w:rsidRPr="1D017D6B">
        <w:rPr>
          <w:rFonts w:cs="Times New Roman"/>
          <w:color w:val="222222"/>
          <w:vertAlign w:val="subscript"/>
        </w:rPr>
        <w:t>2</w:t>
      </w:r>
      <w:r w:rsidRPr="1D017D6B">
        <w:rPr>
          <w:rFonts w:cs="Times New Roman"/>
          <w:color w:val="222222"/>
        </w:rPr>
        <w:t xml:space="preserve"> and COS. Because the abundance of photoautotrophic organisms (more specifically the number of 23S gene copies) are supposed to increase with light (Sauze et al., 2017), we hypothesised that the composition of phototroph communities would differ tremendously in light-conditions compared with dark-conditions (H1). Specifically, we expected that fast-growing </w:t>
      </w:r>
      <w:del w:id="36" w:author="Lisa Wingate" w:date="2020-06-10T09:49:00Z">
        <w:r w:rsidR="00B97640" w:rsidRPr="1D017D6B" w:rsidDel="1D017D6B">
          <w:rPr>
            <w:rFonts w:cs="Times New Roman"/>
            <w:color w:val="222222"/>
          </w:rPr>
          <w:delText>algae</w:delText>
        </w:r>
      </w:del>
      <w:ins w:id="37" w:author="Lisa Wingate" w:date="2020-06-10T09:49:00Z">
        <w:r w:rsidRPr="1D017D6B">
          <w:rPr>
            <w:rFonts w:cs="Times New Roman"/>
            <w:color w:val="222222"/>
          </w:rPr>
          <w:t>phototrophs</w:t>
        </w:r>
      </w:ins>
      <w:r w:rsidRPr="1D017D6B">
        <w:rPr>
          <w:rFonts w:cs="Times New Roman"/>
          <w:color w:val="222222"/>
        </w:rPr>
        <w:t xml:space="preserve"> that strongly depend on light conditions would increase in the light treatment while stress-tolerant cyanobacteria that are well adapted to shade environment</w:t>
      </w:r>
      <w:ins w:id="38" w:author="Lisa Wingate" w:date="2020-06-10T09:50:00Z">
        <w:r w:rsidRPr="1D017D6B">
          <w:rPr>
            <w:rFonts w:cs="Times New Roman"/>
            <w:color w:val="222222"/>
          </w:rPr>
          <w:t>s</w:t>
        </w:r>
      </w:ins>
      <w:r w:rsidRPr="1D017D6B">
        <w:rPr>
          <w:rFonts w:cs="Times New Roman"/>
          <w:color w:val="222222"/>
        </w:rPr>
        <w:t xml:space="preserve"> would increase in the dark treatment. These effects should also vary with soil types because many photoautotrophic organisms are heavily affected by low pH levels </w:t>
      </w:r>
      <w:r w:rsidR="00B97640" w:rsidRPr="1D017D6B">
        <w:rPr>
          <w:rFonts w:cs="Times New Roman"/>
          <w:color w:val="222222"/>
        </w:rPr>
        <w:fldChar w:fldCharType="begin"/>
      </w:r>
      <w:r w:rsidR="00B97640" w:rsidRPr="1D017D6B">
        <w:rPr>
          <w:rFonts w:cs="Times New Roman"/>
          <w:color w:val="222222"/>
        </w:rPr>
        <w:instrText xml:space="preserve"> ADDIN ZOTERO_ITEM CSL_CITATION {"citationID":"gVBB61GS","properties":{"formattedCitation":"(Lund, 1947)","plainCitation":"(Lund, 1947)","noteIndex":0},"citationItems":[{"id":458,"uris":["http://zotero.org/users/4812129/items/EIZ45V9I"],"uri":["http://zotero.org/users/4812129/items/EIZ45V9I"],"itemData":{"id":458,"type":"article-journal","archive":"JSTOR","container-title":"The New Phytologist","ISSN":"0028-646X","issue":"1","note":"publisher: [Wiley, New Phytologist Trust]","page":"35-60","source":"JSTOR","title":"Observations on Soil Algae II. Notes on Groups Other than Diatoms","volume":"46","author":[{"family":"Lund","given":"J. W. G."}],"issued":{"date-parts":[["1947"]]}}}],"schema":"https://github.com/citation-style-language/schema/raw/master/csl-citation.json"} </w:instrText>
      </w:r>
      <w:r w:rsidR="00B97640" w:rsidRPr="1D017D6B">
        <w:rPr>
          <w:rFonts w:cs="Times New Roman"/>
          <w:color w:val="222222"/>
        </w:rPr>
        <w:fldChar w:fldCharType="separate"/>
      </w:r>
      <w:r w:rsidRPr="1D017D6B">
        <w:rPr>
          <w:rFonts w:cs="Times New Roman"/>
        </w:rPr>
        <w:t>(Lund, 1947)</w:t>
      </w:r>
      <w:r w:rsidR="00B97640" w:rsidRPr="1D017D6B">
        <w:rPr>
          <w:rFonts w:cs="Times New Roman"/>
          <w:color w:val="222222"/>
        </w:rPr>
        <w:fldChar w:fldCharType="end"/>
      </w:r>
      <w:r w:rsidRPr="1D017D6B">
        <w:rPr>
          <w:rFonts w:cs="Times New Roman"/>
          <w:color w:val="222222"/>
        </w:rPr>
        <w:t xml:space="preserve">. Second, </w:t>
      </w:r>
      <w:del w:id="39" w:author="Lisa Wingate" w:date="2020-06-10T09:51:00Z">
        <w:r w:rsidR="00B97640" w:rsidRPr="1D017D6B" w:rsidDel="1D017D6B">
          <w:rPr>
            <w:rFonts w:cs="Times New Roman"/>
            <w:color w:val="222222"/>
          </w:rPr>
          <w:delText>we</w:delText>
        </w:r>
      </w:del>
      <w:ins w:id="40" w:author="Lisa Wingate" w:date="2020-06-10T09:51:00Z">
        <w:r w:rsidRPr="1D017D6B">
          <w:rPr>
            <w:rFonts w:cs="Times New Roman"/>
            <w:color w:val="222222"/>
          </w:rPr>
          <w:t>I</w:t>
        </w:r>
      </w:ins>
      <w:r w:rsidRPr="1D017D6B">
        <w:rPr>
          <w:rFonts w:cs="Times New Roman"/>
          <w:color w:val="222222"/>
        </w:rPr>
        <w:t xml:space="preserve"> tested the hypothesis that shifts in the photoautotrophic community should affect the composition of the heterotrophic microbial community (H2). Specifically, we hypothesised that specific fungal or bacterial classes </w:t>
      </w:r>
      <w:ins w:id="41" w:author="Lisa Wingate" w:date="2020-06-10T09:52:00Z">
        <w:r w:rsidRPr="1D017D6B">
          <w:rPr>
            <w:rFonts w:cs="Times New Roman"/>
            <w:color w:val="222222"/>
          </w:rPr>
          <w:t>c</w:t>
        </w:r>
      </w:ins>
      <w:del w:id="42" w:author="Lisa Wingate" w:date="2020-06-10T09:52:00Z">
        <w:r w:rsidR="00B97640" w:rsidRPr="1D017D6B" w:rsidDel="1D017D6B">
          <w:rPr>
            <w:rFonts w:cs="Times New Roman"/>
            <w:color w:val="222222"/>
          </w:rPr>
          <w:delText>w</w:delText>
        </w:r>
      </w:del>
      <w:r w:rsidRPr="1D017D6B">
        <w:rPr>
          <w:rFonts w:cs="Times New Roman"/>
          <w:color w:val="222222"/>
        </w:rPr>
        <w:t xml:space="preserve">ould benefit from increased algal abundance, such as the Chytridiomycetes which are frequent algal parasites </w:t>
      </w:r>
      <w:r w:rsidR="00B97640" w:rsidRPr="1D017D6B">
        <w:rPr>
          <w:rFonts w:cs="Times New Roman"/>
          <w:color w:val="222222"/>
        </w:rPr>
        <w:fldChar w:fldCharType="begin"/>
      </w:r>
      <w:r w:rsidR="00B97640" w:rsidRPr="1D017D6B">
        <w:rPr>
          <w:rFonts w:cs="Times New Roman"/>
          <w:color w:val="222222"/>
        </w:rPr>
        <w:instrText xml:space="preserve"> ADDIN ZOTERO_ITEM CSL_CITATION {"citationID":"6FB6kkqw","properties":{"formattedCitation":"(Ibelings et al., 2004)","plainCitation":"(Ibelings et al., 2004)","noteIndex":0},"citationItems":[{"id":353,"uris":["http://zotero.org/users/4812129/items/6BS24CIW"],"uri":["http://zotero.org/users/4812129/items/6BS24CIW"],"itemData":{"id":353,"type":"article-journal","abstract":"Some chytrids are host-specific parasiticfungithat may have a considerable impact on phytoplankton dynamics. The phylum Chytridiomycota contains one class, the Chytridiomycetes, and is composed of five different orders. Molecular studies now firmly place the Chytridiomycota within the fungal kingdom. Chytrids are characterized by having zoospores, a motile stage in their life cycle. Zoospores are attracted to the host cell by specific signals. No single physical–chemical factor has been found that fully explains the dynamics of chytrid epidemics in the field. Fungal periodicity was primarily related to host cell density. The absence of aggregated distributions of chytrids on their hosts suggested that their hosts did not vary in their susceptibility to infection. A parasite can only become epidemic when it grows faster than the host. Therefore, it has been suggested that epidemics in phytoplankton populations arise when growth conditions for the host are unfavorable. No support for such a generalization was found, however. Growth of the parasitic fungus Rhizophydium planktonicum Canter emend, parasitic on the diatom Asterionella formosa Hassal, was reduced under stringent nutrient limitation,because production and infectivity of zoospores were affected negatively. A moderate phosphorous or light limitation favored epidemic development, however. Chytrid infections have been shown to affect competition between their algal hosts and in this way altered phytoplankton succession. There is potential for coevolution between Asterionella and the chytrid Zygorhizidium planktonicum Canter based on clear reciprocal fitness costs, absence of overall infective parasite strains, and possibly a genetic basis for host susceptibility and parasite infectivity.","container-title":"Journal of Phycology","DOI":"10.1111/j.1529-8817.2004.03117.x","ISSN":"1529-8817","issue":"3","language":"en","page":"437-453","source":"Wiley Online Library","title":"Host Parasite Interactions Between Freshwater Phytoplankton and Chytrid Fungi (chytridiomycota)1","volume":"40","author":[{"family":"Ibelings","given":"Bas W."},{"family":"Bruin","given":"Arnout De"},{"family":"Kagami","given":"Maiko"},{"family":"Rijkeboer","given":"Machteld"},{"family":"Brehm","given":"Michaela"},{"family":"Donk","given":"Ellen Van"}],"issued":{"date-parts":[["2004"]]}}}],"schema":"https://github.com/citation-style-language/schema/raw/master/csl-citation.json"} </w:instrText>
      </w:r>
      <w:r w:rsidR="00B97640" w:rsidRPr="1D017D6B">
        <w:rPr>
          <w:rFonts w:cs="Times New Roman"/>
          <w:color w:val="222222"/>
        </w:rPr>
        <w:fldChar w:fldCharType="separate"/>
      </w:r>
      <w:r w:rsidRPr="1D017D6B">
        <w:rPr>
          <w:rFonts w:cs="Times New Roman"/>
        </w:rPr>
        <w:t>(Ibelings et al., 2004)</w:t>
      </w:r>
      <w:r w:rsidR="00B97640" w:rsidRPr="1D017D6B">
        <w:rPr>
          <w:rFonts w:cs="Times New Roman"/>
          <w:color w:val="222222"/>
        </w:rPr>
        <w:fldChar w:fldCharType="end"/>
      </w:r>
      <w:r w:rsidRPr="1D017D6B">
        <w:rPr>
          <w:rFonts w:cs="Times New Roman"/>
          <w:color w:val="222222"/>
        </w:rPr>
        <w:t xml:space="preserve">. </w:t>
      </w:r>
      <w:ins w:id="43" w:author="Lisa Wingate" w:date="2020-06-10T09:52:00Z">
        <w:r w:rsidRPr="1D017D6B">
          <w:rPr>
            <w:rFonts w:cs="Times New Roman"/>
            <w:color w:val="222222"/>
          </w:rPr>
          <w:t xml:space="preserve">In addition, </w:t>
        </w:r>
      </w:ins>
      <w:del w:id="44" w:author="Lisa Wingate" w:date="2020-06-10T09:52:00Z">
        <w:r w:rsidR="00B97640" w:rsidRPr="1D017D6B" w:rsidDel="1D017D6B">
          <w:rPr>
            <w:rFonts w:cs="Times New Roman"/>
            <w:color w:val="222222"/>
          </w:rPr>
          <w:delText>C</w:delText>
        </w:r>
      </w:del>
      <w:ins w:id="45" w:author="Lisa Wingate" w:date="2020-06-10T09:52:00Z">
        <w:r w:rsidRPr="1D017D6B">
          <w:rPr>
            <w:rFonts w:cs="Times New Roman"/>
            <w:color w:val="222222"/>
          </w:rPr>
          <w:t>c</w:t>
        </w:r>
      </w:ins>
      <w:r w:rsidRPr="1D017D6B">
        <w:rPr>
          <w:rFonts w:cs="Times New Roman"/>
          <w:color w:val="222222"/>
        </w:rPr>
        <w:t xml:space="preserve">opiotrophic organisms (i.e., as opposed to oligotrophic) such as </w:t>
      </w:r>
      <w:proofErr w:type="spellStart"/>
      <w:r w:rsidRPr="1D017D6B">
        <w:rPr>
          <w:rFonts w:cs="Times New Roman"/>
          <w:color w:val="222222"/>
        </w:rPr>
        <w:t>Proteobacteria</w:t>
      </w:r>
      <w:proofErr w:type="spellEnd"/>
      <w:r w:rsidRPr="1D017D6B">
        <w:rPr>
          <w:rFonts w:cs="Times New Roman"/>
          <w:color w:val="222222"/>
        </w:rPr>
        <w:t xml:space="preserve"> and </w:t>
      </w:r>
      <w:proofErr w:type="spellStart"/>
      <w:r w:rsidRPr="1D017D6B">
        <w:rPr>
          <w:rFonts w:cs="Times New Roman"/>
          <w:color w:val="222222"/>
        </w:rPr>
        <w:t>Bacteroidetes</w:t>
      </w:r>
      <w:proofErr w:type="spellEnd"/>
      <w:r w:rsidRPr="1D017D6B">
        <w:rPr>
          <w:rFonts w:cs="Times New Roman"/>
          <w:color w:val="222222"/>
        </w:rPr>
        <w:t xml:space="preserve"> are also expected to benefit from the synthesis of photosynthates by photoautotrophs in the light </w:t>
      </w:r>
      <w:r w:rsidR="00B97640" w:rsidRPr="1D017D6B">
        <w:rPr>
          <w:rFonts w:cs="Times New Roman"/>
          <w:color w:val="222222"/>
        </w:rPr>
        <w:fldChar w:fldCharType="begin"/>
      </w:r>
      <w:r w:rsidR="00B97640" w:rsidRPr="1D017D6B">
        <w:rPr>
          <w:rFonts w:cs="Times New Roman"/>
          <w:color w:val="222222"/>
        </w:rPr>
        <w:instrText xml:space="preserve"> ADDIN ZOTERO_ITEM CSL_CITATION {"citationID":"CHtny16m","properties":{"formattedCitation":"(Kaiser et al., 2015)","plainCitation":"(Kaiser et al., 2015)","noteIndex":0},"citationItems":[{"id":388,"uris":["http://zotero.org/users/4812129/items/JIQAGEXX"],"uri":["http://zotero.org/users/4812129/items/JIQAGEXX"],"itemData":{"id":388,"type":"article-journal","abstract":"Plants rapidly release photoassimilated carbon (C) to the soil via direct root exudation and associated mycorrhizal fungi, with both pathways promoting plant nutrient availability. This study aimed to explore these pathways from the root's vascular bundle to soil microbial communities.\n            \n            \n              Using nanoscale secondary ion mass spectrometry (NanoSIMS) imaging and 13C-phospho- and neutral lipid fatty acids, we traced in-situ flows of recently photoassimilated C of 13CO2-exposed wheat (Triticum aestivum) through arbuscular mycorrhiza (AM) into root- and hyphae-associated soil microbial communities.\n            \n            \n              Intraradical hyphae of AM fungi were significantly 13C-enriched compared to other root-cortex areas after 8 h of labelling. Immature fine root areas close to the root tip, where AM features were absent, showed signs of passive C loss and co-location of photoassimilates with nitrogen taken up from the soil solution. A significant and exclusively fresh proportion of 13C-photosynthates was delivered through the AM pathway and was utilised by different microbial groups compared to C directly released by roots.\n            \n            \n              Our results indicate that a major release of recent photosynthates into soil leave plant roots via AM intraradical hyphae already upstream of passive root exudations. AM fungi may act as a rapid hub for translocating fresh plant C to soil microbes.","container-title":"The New Phytologist","DOI":"10.1111/nph.13138","ISSN":"0028-646X","issue":"4","journalAbbreviation":"New Phytol","note":"PMID: 25382456\nPMCID: PMC4357392","page":"1537-1551","source":"PubMed Central","title":"Exploring the transfer of recent plant photosynthates to soil microbes: mycorrhizal pathway vs direct root exudation","title-short":"Exploring the transfer of recent plant photosynthates to soil microbes","volume":"205","author":[{"family":"Kaiser","given":"Christina"},{"family":"Kilburn","given":"Matt R"},{"family":"Clode","given":"Peta L"},{"family":"Fuchslueger","given":"Lucia"},{"family":"Koranda","given":"Marianne"},{"family":"Cliff","given":"John B"},{"family":"Solaiman","given":"Zakaria M"},{"family":"Murphy","given":"Daniel V"}],"issued":{"date-parts":[["2015",3]]}}}],"schema":"https://github.com/citation-style-language/schema/raw/master/csl-citation.json"} </w:instrText>
      </w:r>
      <w:r w:rsidR="00B97640" w:rsidRPr="1D017D6B">
        <w:rPr>
          <w:rFonts w:cs="Times New Roman"/>
          <w:color w:val="222222"/>
        </w:rPr>
        <w:fldChar w:fldCharType="separate"/>
      </w:r>
      <w:r w:rsidRPr="1D017D6B">
        <w:rPr>
          <w:rFonts w:cs="Times New Roman"/>
        </w:rPr>
        <w:t>(Kaiser et al., 2015)</w:t>
      </w:r>
      <w:r w:rsidR="00B97640" w:rsidRPr="1D017D6B">
        <w:rPr>
          <w:rFonts w:cs="Times New Roman"/>
          <w:color w:val="222222"/>
        </w:rPr>
        <w:fldChar w:fldCharType="end"/>
      </w:r>
      <w:r w:rsidRPr="1D017D6B">
        <w:rPr>
          <w:rFonts w:cs="Times New Roman"/>
          <w:color w:val="222222"/>
        </w:rPr>
        <w:t xml:space="preserve">. Finally, </w:t>
      </w:r>
      <w:del w:id="46" w:author="Lisa Wingate" w:date="2020-06-10T09:53:00Z">
        <w:r w:rsidR="00B97640" w:rsidRPr="1D017D6B" w:rsidDel="1D017D6B">
          <w:rPr>
            <w:rFonts w:cs="Times New Roman"/>
            <w:color w:val="222222"/>
          </w:rPr>
          <w:delText>we</w:delText>
        </w:r>
      </w:del>
      <w:ins w:id="47" w:author="Lisa Wingate" w:date="2020-06-10T09:53:00Z">
        <w:r w:rsidRPr="1D017D6B">
          <w:rPr>
            <w:rFonts w:cs="Times New Roman"/>
            <w:color w:val="222222"/>
          </w:rPr>
          <w:t>I</w:t>
        </w:r>
      </w:ins>
      <w:r w:rsidRPr="1D017D6B">
        <w:rPr>
          <w:rFonts w:cs="Times New Roman"/>
          <w:color w:val="222222"/>
        </w:rPr>
        <w:t xml:space="preserve"> tested the hypothesis that changes in the composition of </w:t>
      </w:r>
      <w:commentRangeStart w:id="48"/>
      <w:r w:rsidRPr="1D017D6B">
        <w:rPr>
          <w:rFonts w:cs="Times New Roman"/>
          <w:color w:val="222222"/>
        </w:rPr>
        <w:t>algal</w:t>
      </w:r>
      <w:commentRangeEnd w:id="48"/>
      <w:r w:rsidR="00B97640">
        <w:commentReference w:id="48"/>
      </w:r>
      <w:r w:rsidRPr="1D017D6B">
        <w:rPr>
          <w:rFonts w:cs="Times New Roman"/>
          <w:color w:val="222222"/>
        </w:rPr>
        <w:t xml:space="preserve"> and microbial communities would have important repercussions on soil COS fluxes (H3). In particular, based on previous observations, we expected that specific classes of bacteria and fungi such as Actinobacteria </w:t>
      </w:r>
      <w:r w:rsidR="00B97640" w:rsidRPr="1D017D6B">
        <w:rPr>
          <w:rFonts w:cs="Times New Roman"/>
          <w:color w:val="222222"/>
        </w:rPr>
        <w:fldChar w:fldCharType="begin"/>
      </w:r>
      <w:r w:rsidR="00B97640" w:rsidRPr="1D017D6B">
        <w:rPr>
          <w:rFonts w:cs="Times New Roman"/>
          <w:color w:val="222222"/>
        </w:rPr>
        <w:instrText xml:space="preserve"> ADDIN ZOTERO_ITEM CSL_CITATION {"citationID":"1QQOgZHA","properties":{"formattedCitation":"(Ogawa, Kato, Higashide, Nishimiya, &amp; Katayama, 2016)","plainCitation":"(Ogawa, Kato, Higashide, Nishimiya, &amp; Katayama, 2016)","noteIndex":0},"citationItems":[{"id":380,"uris":["http://zotero.org/users/4812129/items/9VWY3C26"],"uri":["http://zotero.org/users/4812129/items/9VWY3C26"],"itemData":{"id":380,"type":"article-journal","abstract":"Carbonyl sulfide (COS) is an atmospheric trace gas and one of the sources of stratospheric aerosol contributing to climate change. Although one of the major sinks of COS is soil, the distribution of COS degradation ability among bacteria remains unclear. Seventeen out of 20 named bacteria belonging to Actinomycetales had COS degradation activity at mole fractions of 30 parts per million by volume (ppmv) COS. Dietzia maris NBRC 15801T and Mycobacterium sp. THI405 had the activity comparable to a chemolithoautotroph Thiobacillus thioparus THI115 that degrade COS by COS hydrolase for energy production. Among 12 bacteria manifesting rapid degradation at 30 ppmv COS, D. maris NBRC 15801T and Streptomyces ambofaciens NBRC 12836T degraded ambient COS (</w:instrText>
      </w:r>
      <w:r w:rsidR="00B97640" w:rsidRPr="1D017D6B">
        <w:rPr>
          <w:rFonts w:ascii="Cambria Math" w:hAnsi="Cambria Math" w:cs="Cambria Math"/>
          <w:color w:val="222222"/>
        </w:rPr>
        <w:instrText>∼</w:instrText>
      </w:r>
      <w:r w:rsidR="00B97640" w:rsidRPr="1D017D6B">
        <w:rPr>
          <w:rFonts w:cs="Times New Roman"/>
          <w:color w:val="222222"/>
        </w:rPr>
        <w:instrText>500 parts per trillion by volume). Geodermatophilus obscurus NBRC 13315T and Amycolatopsis orientalis NBRC 12806T increased COS concentrations. Moreover, six of eight COS-degrading ba</w:instrText>
      </w:r>
      <w:r w:rsidR="00B97640" w:rsidRPr="1D017D6B">
        <w:rPr>
          <w:rFonts w:cs="Times New Roman"/>
          <w:color w:val="222222"/>
          <w:lang w:val="fr-FR"/>
        </w:rPr>
        <w:instrText xml:space="preserve">cteria isolated from soils had partial nucleotide sequences similar to that of the gene encoding clade D of </w:instrText>
      </w:r>
      <w:r w:rsidR="00B97640" w:rsidRPr="1D017D6B">
        <w:rPr>
          <w:rFonts w:cs="Times New Roman"/>
          <w:color w:val="222222"/>
        </w:rPr>
        <w:instrText>β</w:instrText>
      </w:r>
      <w:r w:rsidR="00B97640" w:rsidRPr="1D017D6B">
        <w:rPr>
          <w:rFonts w:cs="Times New Roman"/>
          <w:color w:val="222222"/>
          <w:lang w:val="fr-FR"/>
        </w:rPr>
        <w:instrText xml:space="preserve">-class carbonic anhydrase, which included COS hydrolase. These results indicate the potential importance of Actinomycetes in the role of soils as sinks of atmospheric COS.","container-title":"FEMS microbiology letters","DOI":"10.1093/femsle/fnw223","ISSN":"1574-6968","issue":"19","journalAbbreviation":"FEMS Microbiol. Lett.","language":"eng","note":"PMID: 27671711","source":"PubMed","title":"Degradation of carbonyl sulfide by Actinomycetes and detection of clade D of </w:instrText>
      </w:r>
      <w:r w:rsidR="00B97640" w:rsidRPr="1D017D6B">
        <w:rPr>
          <w:rFonts w:cs="Times New Roman"/>
          <w:color w:val="222222"/>
        </w:rPr>
        <w:instrText>β</w:instrText>
      </w:r>
      <w:r w:rsidR="00B97640" w:rsidRPr="1D017D6B">
        <w:rPr>
          <w:rFonts w:cs="Times New Roman"/>
          <w:color w:val="222222"/>
          <w:lang w:val="fr-FR"/>
        </w:rPr>
        <w:instrText xml:space="preserve">-class carbonic anhydrase","volume":"363","author":[{"family":"Ogawa","given":"Takahiro"},{"family":"Kato","given":"Hiromi"},{"family":"Higashide","given":"Mitsuru"},{"family":"Nishimiya","given":"Mami"},{"family":"Katayama","given":"Yoko"}],"issued":{"date-parts":[["2016",10,1]]}}}],"schema":"https://github.com/citation-style-language/schema/raw/master/csl-citation.json"} </w:instrText>
      </w:r>
      <w:r w:rsidR="00B97640" w:rsidRPr="1D017D6B">
        <w:rPr>
          <w:rFonts w:cs="Times New Roman"/>
          <w:color w:val="222222"/>
        </w:rPr>
        <w:fldChar w:fldCharType="separate"/>
      </w:r>
      <w:r w:rsidRPr="1D017D6B">
        <w:rPr>
          <w:rFonts w:cs="Times New Roman"/>
          <w:lang w:val="fr-FR"/>
        </w:rPr>
        <w:t>(Ogawa et al., 2016)</w:t>
      </w:r>
      <w:r w:rsidR="00B97640" w:rsidRPr="1D017D6B">
        <w:rPr>
          <w:rFonts w:cs="Times New Roman"/>
          <w:color w:val="222222"/>
        </w:rPr>
        <w:fldChar w:fldCharType="end"/>
      </w:r>
      <w:r w:rsidRPr="1D017D6B">
        <w:rPr>
          <w:rFonts w:cs="Times New Roman"/>
          <w:color w:val="222222"/>
          <w:lang w:val="fr-FR"/>
        </w:rPr>
        <w:t xml:space="preserve">, </w:t>
      </w:r>
      <w:proofErr w:type="spellStart"/>
      <w:r w:rsidRPr="1D017D6B">
        <w:rPr>
          <w:rFonts w:cs="Times New Roman"/>
          <w:color w:val="222222"/>
          <w:lang w:val="fr-FR"/>
        </w:rPr>
        <w:t>Mortierellomycetes</w:t>
      </w:r>
      <w:proofErr w:type="spellEnd"/>
      <w:r w:rsidRPr="1D017D6B">
        <w:rPr>
          <w:rFonts w:cs="Times New Roman"/>
          <w:color w:val="222222"/>
          <w:lang w:val="fr-FR"/>
        </w:rPr>
        <w:t xml:space="preserve"> </w:t>
      </w:r>
      <w:r w:rsidR="00B97640" w:rsidRPr="1D017D6B">
        <w:rPr>
          <w:rFonts w:cs="Times New Roman"/>
          <w:color w:val="222222"/>
        </w:rPr>
        <w:fldChar w:fldCharType="begin"/>
      </w:r>
      <w:r w:rsidR="00B97640" w:rsidRPr="1D017D6B">
        <w:rPr>
          <w:rFonts w:cs="Times New Roman"/>
          <w:color w:val="222222"/>
          <w:lang w:val="fr-FR"/>
        </w:rPr>
        <w:instrText xml:space="preserve"> ADDIN ZOTERO_ITEM CSL_CITATION {"citationID":"RdQQn5S4","properties":{"formattedCitation":"(Kitz et al., 2019; Masaki, Ozawa, Kageyama, &amp; Katayama, 2016)","plainCitation":"(Kitz et al., 2019; Masaki, Ozawa, Kageyama, &amp; Katayama, 2016)","noteIndex":0},"citationItems":[{"id":355,"uris":["http://zotero.org/users/4812129/items/UHNFADKZ"],"uri":["http://zotero.org/users/4812129/items/UHNFADKZ"],"itemData":{"id":355,"type":"article-journal","abstract":"The viability of carbonyl sulfide (COS) measurements for partitioning ecosystem-scale net carbon dioxide (CO2) fluxes into photosynthesis and respiration critically depends on our knowledge of non-leaf sinks and sources of COS in ecosystems. We combined soil gas exchange measurements of COS and CO2 with next-generation sequencing technology (NGS) to investigate the role of soil microbiota for soil COS exchange. We applied different treatments (litter and glucose addition, enzyme inhibition and gamma sterilization) to soil samples from a temperate grassland to manipulate microbial composition and activity. While untreated soil was characterized by consistent COS uptake, other treatments reduced COS uptake and even turned the soil into a net COS source. Removing biotic processes through sterilization led to positive or zero fluxes. We used NGS to link changes in the COS response to alterations in the microbial community composition, with bacterial data having a higher explanatory power for the measured COS fluxes than fungal data. We found that the genera Arthrobacter and Streptomyces were particularly abundant in samples exhibiting high COS emissions. Our results indicate co-occurring abiotic production and biotic consumption of COS in untreated soil, the latter linked to carbonic anhydrase activity, and a strong dependency of the COS flux on the activity, identity, abundance of and substrate available to microorganisms.","container-title":"Soil Biology and Biochemistry","DOI":"10.1016/j.soilbio.2019.04.005","ISSN":"0038-0717","journalAbbreviation":"Soil Biology and Biochemistry","language":"en","page":"28-37","source":"ScienceDirect","title":"Soil carbonyl sulfide exchange in relation to microbial community composition: Insights from a managed grassland soil amendment experiment","title-short":"Soil carbonyl sulfide exchange in relation to microbial community composition","volume":"135","author":[{"family":"Kitz","given":"Florian"},{"family":"Gómez-Brandón","given":"María"},{"family":"Eder","given":"Bernhard"},{"family":"Etemadi","given":"Mohammad"},{"family":"Spielmann","given":"Felix M."},{"family":"Hammerle","given":"Albin"},{"family":"Insam","given":"Heribert"},{"family":"Wohlfahrt","given":"Georg"}],"issued":{"date-parts":[["2019",8,1]]}}},{"id":413,"uris":["http://zotero.org/users/4812129/items/GQ2F7M48"],"uri":["http://zotero.org/users/4812129/items/GQ2F7M48"],"itemData":{"id":413,"type":"article-journal","abstract":"Trichoderma sp. THIF08 showed degradation of COS, whereas Umbelopsis/Mortierella spp. THIF09 and THIF13 emitted COS in ambient air, indicating fungal contributi","container-title":"FEMS Microbiology Letters","DOI":"10.1093/femsle/fnw197","ISSN":"0378-1097","issue":"18","journalAbbreviation":"FEMS Microbiol Lett","language":"en","note":"publisher: Oxford Academic","source":"academic.oup.com","title":"Degradation and emission of carbonyl sulfide, an atmospheric trace gas, by fungi isolated from forest soil","URL":"https://academic.oup.com/femsle/article/363/18/fnw197/2197761","volume":"363","author":[{"family":"Masaki","given":"Yoshihito"},{"family":"Ozawa","given":"Rie"},{"family":"Kageyama","given":"Kei"},{"family":"Katayama","given":"Yoko"}],"accessed":{"date-parts":[["2020",5,4]]},"issued":{"date-parts":[["2016",9,1]]}}}],"schema":"https://github.com/citation-style-language/schema/raw/master/csl-citation.json"} </w:instrText>
      </w:r>
      <w:r w:rsidR="00B97640" w:rsidRPr="1D017D6B">
        <w:rPr>
          <w:rFonts w:cs="Times New Roman"/>
          <w:color w:val="222222"/>
        </w:rPr>
        <w:fldChar w:fldCharType="separate"/>
      </w:r>
      <w:r w:rsidRPr="1D017D6B">
        <w:rPr>
          <w:rFonts w:cs="Times New Roman"/>
          <w:lang w:val="fr-FR"/>
        </w:rPr>
        <w:t>(</w:t>
      </w:r>
      <w:proofErr w:type="spellStart"/>
      <w:r w:rsidRPr="1D017D6B">
        <w:rPr>
          <w:rFonts w:cs="Times New Roman"/>
          <w:lang w:val="fr-FR"/>
        </w:rPr>
        <w:t>Kitz</w:t>
      </w:r>
      <w:proofErr w:type="spellEnd"/>
      <w:r w:rsidRPr="1D017D6B">
        <w:rPr>
          <w:rFonts w:cs="Times New Roman"/>
          <w:lang w:val="fr-FR"/>
        </w:rPr>
        <w:t xml:space="preserve"> et al., 2019; Masaki et al., 2016)</w:t>
      </w:r>
      <w:r w:rsidR="00B97640" w:rsidRPr="1D017D6B">
        <w:rPr>
          <w:rFonts w:cs="Times New Roman"/>
          <w:color w:val="222222"/>
        </w:rPr>
        <w:fldChar w:fldCharType="end"/>
      </w:r>
      <w:r w:rsidRPr="1D017D6B">
        <w:rPr>
          <w:rFonts w:cs="Times New Roman"/>
          <w:color w:val="222222"/>
          <w:lang w:val="fr-FR"/>
        </w:rPr>
        <w:t xml:space="preserve">, Sordariomycetes or </w:t>
      </w:r>
      <w:commentRangeStart w:id="49"/>
      <w:r w:rsidRPr="1D017D6B">
        <w:rPr>
          <w:rFonts w:cs="Times New Roman"/>
          <w:color w:val="222222"/>
          <w:lang w:val="fr-FR"/>
        </w:rPr>
        <w:t>Leotiomycetes</w:t>
      </w:r>
      <w:commentRangeEnd w:id="49"/>
      <w:r w:rsidR="00B97640">
        <w:commentReference w:id="49"/>
      </w:r>
      <w:r w:rsidRPr="1D017D6B">
        <w:rPr>
          <w:rFonts w:cs="Times New Roman"/>
          <w:color w:val="222222"/>
          <w:lang w:val="fr-FR"/>
        </w:rPr>
        <w:t xml:space="preserve"> </w:t>
      </w:r>
      <w:r w:rsidR="00B97640" w:rsidRPr="1D017D6B">
        <w:rPr>
          <w:rFonts w:cs="Times New Roman"/>
          <w:color w:val="222222"/>
        </w:rPr>
        <w:fldChar w:fldCharType="begin"/>
      </w:r>
      <w:r w:rsidR="00B97640" w:rsidRPr="1D017D6B">
        <w:rPr>
          <w:rFonts w:cs="Times New Roman"/>
          <w:color w:val="222222"/>
          <w:lang w:val="fr-FR"/>
        </w:rPr>
        <w:instrText xml:space="preserve"> ADDIN ZOTERO_ITEM CSL_CITATION {"citationID":"UPpf1DKu","properties":{"formattedCitation":"(Meredith et al., 2019)","plainCitation":"(Meredith et al., 2019)","noteIndex":0},"citationItems":[{"id":340,"uris":["http://zotero.org/users/4812129/items/RKKKJES2"],"uri":["http://zotero.org/users/4812129/items/RKKKJES2"],"itemData":{"id":340,"type":"article-journal","abstract":"Differentiating the contributions of photosynthesis and respiration to the global carbon cycle is critical for improving predictive climate models. Carbonic anhydrase (CA) activity in leaves is responsible for the largest biosphere-atmosphere trace gas fluxes of carbonyl sulfide (COS) and the oxygen-18 isotopologue of carbon dioxide (CO18O) that both reflect gross photosynthetic rates. However, CA activity also occurs in soils and will be a source of uncertainty in the use of COS and CO18O as carbon cycle tracers until process-based constraints are improved. In this study, we measured COS and CO18O exchange rates and estimated the corresponding CA activity in soils from a range of biomes and land use types. Soil CA activity was not uniform for COS and CO2, and patterns of divergence were related to microbial community composition and CA gene expression patterns. In some cases, the same microbial taxa and CA classes catalyzed both COS and CO2 reactions in soil, but in other cases the specificity towards the two substrates differed markedly. CA activity for COS was related to fungal taxa and </w:instrText>
      </w:r>
      <w:r w:rsidR="00B97640" w:rsidRPr="1D017D6B">
        <w:rPr>
          <w:rFonts w:cs="Times New Roman"/>
          <w:color w:val="222222"/>
        </w:rPr>
        <w:instrText>β</w:instrText>
      </w:r>
      <w:r w:rsidR="00B97640" w:rsidRPr="1D017D6B">
        <w:rPr>
          <w:rFonts w:cs="Times New Roman"/>
          <w:color w:val="222222"/>
          <w:lang w:val="fr-FR"/>
        </w:rPr>
        <w:instrText xml:space="preserve">-D-CA expression, whereas CA activity for CO2 was related to algal and bacterial taxa and </w:instrText>
      </w:r>
      <w:r w:rsidR="00B97640" w:rsidRPr="1D017D6B">
        <w:rPr>
          <w:rFonts w:cs="Times New Roman"/>
          <w:color w:val="222222"/>
        </w:rPr>
        <w:instrText>α</w:instrText>
      </w:r>
      <w:r w:rsidR="00B97640" w:rsidRPr="1D017D6B">
        <w:rPr>
          <w:rFonts w:cs="Times New Roman"/>
          <w:color w:val="222222"/>
          <w:lang w:val="fr-FR"/>
        </w:rPr>
        <w:instrText xml:space="preserve">-CA expression. This study integrates gas exchange measurements, enzyme activity models, and characterization of soil taxonomic and genetic diversity to build connections between CA activity and the soil microbiome. Importantly, our results identify kinetic parameters to represent soil CA activity during application of COS and CO18O as carbon cycle tracers.","container-title":"The ISME Journal","DOI":"10.1038/s41396-018-0270-2","ISSN":"1751-7370","issue":"2","language":"en","page":"290-300","source":"www.nature.com","title":"Soil exchange rates of COS and CO 18 O differ with the diversity of microbial communities and their carbonic anhydrase enzymes","volume":"13","author":[{"family":"Meredith","given":"Laura K."},{"family":"Ogée","given":"Jérôme"},{"family":"Boye","given":"Kristin"},{"family":"Singer","given":"Esther"},{"family":"Wingate","given":"Lisa"},{"family":"Sperber","given":"Christian","non-dropping-particle":"von"},{"family":"Sengupta","given":"Aditi"},{"family":"Whelan","given":"Mary"},{"family":"Pang","given":"Erin"},{"family":"Keiluweit","given":"Marco"},{"family":"Brüggemann","given":"Nicolas"},{"family":"Berry","given":"Joe A."},{"family":"Welander","given":"Paula V."}],"issued":{"date-parts":[["2019",2]]}}}],"schema":"https://github.com/citation-style-language/schema/raw/master/csl-citation.json"} </w:instrText>
      </w:r>
      <w:r w:rsidR="00B97640" w:rsidRPr="1D017D6B">
        <w:rPr>
          <w:rFonts w:cs="Times New Roman"/>
          <w:color w:val="222222"/>
        </w:rPr>
        <w:fldChar w:fldCharType="separate"/>
      </w:r>
      <w:r w:rsidRPr="1D017D6B">
        <w:rPr>
          <w:rFonts w:cs="Times New Roman"/>
          <w:lang w:val="fr-FR"/>
        </w:rPr>
        <w:t>(Meredith et al., 2019)</w:t>
      </w:r>
      <w:r w:rsidR="00B97640" w:rsidRPr="1D017D6B">
        <w:rPr>
          <w:rFonts w:cs="Times New Roman"/>
          <w:color w:val="222222"/>
        </w:rPr>
        <w:fldChar w:fldCharType="end"/>
      </w:r>
      <w:r w:rsidRPr="1D017D6B">
        <w:rPr>
          <w:rFonts w:cs="Times New Roman"/>
          <w:color w:val="222222"/>
          <w:lang w:val="fr-FR"/>
        </w:rPr>
        <w:t xml:space="preserve"> </w:t>
      </w:r>
      <w:proofErr w:type="spellStart"/>
      <w:r w:rsidRPr="1D017D6B">
        <w:rPr>
          <w:rFonts w:cs="Times New Roman"/>
          <w:color w:val="222222"/>
          <w:lang w:val="fr-FR"/>
        </w:rPr>
        <w:t>would</w:t>
      </w:r>
      <w:proofErr w:type="spellEnd"/>
      <w:r w:rsidRPr="1D017D6B">
        <w:rPr>
          <w:rFonts w:cs="Times New Roman"/>
          <w:color w:val="222222"/>
          <w:lang w:val="fr-FR"/>
        </w:rPr>
        <w:t xml:space="preserve"> </w:t>
      </w:r>
      <w:proofErr w:type="spellStart"/>
      <w:r w:rsidRPr="1D017D6B">
        <w:rPr>
          <w:rFonts w:cs="Times New Roman"/>
          <w:color w:val="222222"/>
          <w:lang w:val="fr-FR"/>
        </w:rPr>
        <w:t>be</w:t>
      </w:r>
      <w:proofErr w:type="spellEnd"/>
      <w:r w:rsidRPr="1D017D6B">
        <w:rPr>
          <w:rFonts w:cs="Times New Roman"/>
          <w:color w:val="222222"/>
          <w:lang w:val="fr-FR"/>
        </w:rPr>
        <w:t xml:space="preserve"> </w:t>
      </w:r>
      <w:proofErr w:type="spellStart"/>
      <w:r w:rsidRPr="1D017D6B">
        <w:rPr>
          <w:rFonts w:cs="Times New Roman"/>
          <w:color w:val="222222"/>
          <w:lang w:val="fr-FR"/>
        </w:rPr>
        <w:t>linked</w:t>
      </w:r>
      <w:proofErr w:type="spellEnd"/>
      <w:r w:rsidRPr="1D017D6B">
        <w:rPr>
          <w:rFonts w:cs="Times New Roman"/>
          <w:color w:val="222222"/>
          <w:lang w:val="fr-FR"/>
        </w:rPr>
        <w:t xml:space="preserve"> to </w:t>
      </w:r>
      <w:proofErr w:type="spellStart"/>
      <w:r w:rsidRPr="1D017D6B">
        <w:rPr>
          <w:rFonts w:cs="Times New Roman"/>
          <w:color w:val="222222"/>
          <w:lang w:val="fr-FR"/>
        </w:rPr>
        <w:t>strong</w:t>
      </w:r>
      <w:proofErr w:type="spellEnd"/>
      <w:r w:rsidRPr="1D017D6B">
        <w:rPr>
          <w:rFonts w:cs="Times New Roman"/>
          <w:color w:val="222222"/>
          <w:lang w:val="fr-FR"/>
        </w:rPr>
        <w:t xml:space="preserve"> variations in COS fluxes. </w:t>
      </w:r>
      <w:r w:rsidRPr="1D017D6B">
        <w:rPr>
          <w:rFonts w:cs="Times New Roman"/>
          <w:color w:val="222222"/>
        </w:rPr>
        <w:t xml:space="preserve">Finally, because the 23S region is general to all photosynthetic organisms, nonvascular plants such as bryophytes that grow on soil surfaces may also </w:t>
      </w:r>
      <w:del w:id="50" w:author="Lisa Wingate" w:date="2020-06-10T10:00:00Z">
        <w:r w:rsidR="00B97640" w:rsidRPr="1D017D6B" w:rsidDel="1D017D6B">
          <w:rPr>
            <w:rFonts w:cs="Times New Roman"/>
            <w:color w:val="222222"/>
          </w:rPr>
          <w:delText>lead</w:delText>
        </w:r>
      </w:del>
      <w:ins w:id="51" w:author="Lisa Wingate" w:date="2020-06-10T10:00:00Z">
        <w:r w:rsidRPr="1D017D6B">
          <w:rPr>
            <w:rFonts w:cs="Times New Roman"/>
            <w:color w:val="222222"/>
          </w:rPr>
          <w:t>contribute</w:t>
        </w:r>
      </w:ins>
      <w:r w:rsidRPr="1D017D6B">
        <w:rPr>
          <w:rFonts w:cs="Times New Roman"/>
          <w:color w:val="222222"/>
        </w:rPr>
        <w:t xml:space="preserve"> to COS consumption as demonstrated in </w:t>
      </w:r>
      <w:proofErr w:type="spellStart"/>
      <w:r w:rsidRPr="1D017D6B">
        <w:rPr>
          <w:rFonts w:cs="Times New Roman"/>
          <w:color w:val="222222"/>
        </w:rPr>
        <w:t>Gimeno</w:t>
      </w:r>
      <w:proofErr w:type="spellEnd"/>
      <w:r w:rsidRPr="1D017D6B">
        <w:rPr>
          <w:rFonts w:cs="Times New Roman"/>
          <w:color w:val="222222"/>
        </w:rPr>
        <w:t xml:space="preserve"> et al. (2017).</w:t>
      </w:r>
    </w:p>
    <w:p w14:paraId="62421D3E" w14:textId="77777777" w:rsidR="008933AD" w:rsidRPr="00B74F2F" w:rsidRDefault="008933AD" w:rsidP="00B74F2F">
      <w:pPr>
        <w:spacing w:line="360" w:lineRule="auto"/>
        <w:rPr>
          <w:rFonts w:cs="Times New Roman"/>
          <w:b/>
          <w:bCs/>
        </w:rPr>
      </w:pPr>
    </w:p>
    <w:p w14:paraId="57AF4DD7" w14:textId="6C915486" w:rsidR="008933AD" w:rsidRPr="00A1261D" w:rsidRDefault="004D431F" w:rsidP="00A1261D">
      <w:pPr>
        <w:pStyle w:val="Titre1"/>
      </w:pPr>
      <w:bookmarkStart w:id="52" w:name="_Toc42400670"/>
      <w:r w:rsidRPr="00B74F2F">
        <w:t xml:space="preserve">Material and </w:t>
      </w:r>
      <w:proofErr w:type="gramStart"/>
      <w:r w:rsidRPr="00B74F2F">
        <w:t>Methods :</w:t>
      </w:r>
      <w:bookmarkEnd w:id="52"/>
      <w:proofErr w:type="gramEnd"/>
      <w:r w:rsidRPr="00B74F2F">
        <w:t xml:space="preserve"> </w:t>
      </w:r>
    </w:p>
    <w:p w14:paraId="7B4A082B" w14:textId="12268A1C" w:rsidR="008933AD" w:rsidRPr="00B74F2F" w:rsidRDefault="00EE4758" w:rsidP="00FC486D">
      <w:pPr>
        <w:pStyle w:val="Titre2"/>
      </w:pPr>
      <w:bookmarkStart w:id="53" w:name="_Toc42400671"/>
      <w:r w:rsidRPr="00AD6F03">
        <w:t>Experimental and s</w:t>
      </w:r>
      <w:r w:rsidR="004D431F" w:rsidRPr="00AD6F03">
        <w:t xml:space="preserve">oil </w:t>
      </w:r>
      <w:proofErr w:type="gramStart"/>
      <w:r w:rsidR="004D431F" w:rsidRPr="00AD6F03">
        <w:t>sampling</w:t>
      </w:r>
      <w:r w:rsidRPr="00B74F2F">
        <w:t xml:space="preserve"> </w:t>
      </w:r>
      <w:r w:rsidR="004D431F" w:rsidRPr="00B74F2F">
        <w:t>:</w:t>
      </w:r>
      <w:bookmarkEnd w:id="53"/>
      <w:proofErr w:type="gramEnd"/>
      <w:r w:rsidR="004D431F" w:rsidRPr="00B74F2F">
        <w:t xml:space="preserve"> </w:t>
      </w:r>
    </w:p>
    <w:p w14:paraId="7A9DCAB1" w14:textId="653EAF17" w:rsidR="008933AD" w:rsidRPr="00B74F2F" w:rsidRDefault="00D654FA" w:rsidP="00A1261D">
      <w:pPr>
        <w:spacing w:line="360" w:lineRule="auto"/>
        <w:jc w:val="both"/>
        <w:rPr>
          <w:rFonts w:cs="Times New Roman"/>
        </w:rPr>
      </w:pPr>
      <w:del w:id="54" w:author="Lisa Wingate" w:date="2020-06-10T10:01:00Z">
        <w:r w:rsidRPr="1D017D6B" w:rsidDel="1D017D6B">
          <w:rPr>
            <w:rFonts w:cs="Times New Roman"/>
          </w:rPr>
          <w:delText>We collected f</w:delText>
        </w:r>
      </w:del>
      <w:ins w:id="55" w:author="Lisa Wingate" w:date="2020-06-10T10:01:00Z">
        <w:r w:rsidR="1D017D6B" w:rsidRPr="1D017D6B">
          <w:rPr>
            <w:rFonts w:cs="Times New Roman"/>
          </w:rPr>
          <w:t>F</w:t>
        </w:r>
      </w:ins>
      <w:r w:rsidR="1D017D6B" w:rsidRPr="1D017D6B">
        <w:rPr>
          <w:rFonts w:cs="Times New Roman"/>
        </w:rPr>
        <w:t xml:space="preserve">our soils (DBZ, LB, LG, </w:t>
      </w:r>
      <w:proofErr w:type="gramStart"/>
      <w:r w:rsidR="1D017D6B" w:rsidRPr="1D017D6B">
        <w:rPr>
          <w:rFonts w:cs="Times New Roman"/>
        </w:rPr>
        <w:t>TL</w:t>
      </w:r>
      <w:proofErr w:type="gramEnd"/>
      <w:r w:rsidR="1D017D6B" w:rsidRPr="1D017D6B">
        <w:rPr>
          <w:rFonts w:cs="Times New Roman"/>
        </w:rPr>
        <w:t xml:space="preserve">) </w:t>
      </w:r>
      <w:ins w:id="56" w:author="Lisa Wingate" w:date="2020-06-10T10:01:00Z">
        <w:r w:rsidR="1D017D6B" w:rsidRPr="1D017D6B">
          <w:rPr>
            <w:rFonts w:cs="Times New Roman"/>
          </w:rPr>
          <w:t xml:space="preserve">were collected </w:t>
        </w:r>
      </w:ins>
      <w:r w:rsidR="1D017D6B" w:rsidRPr="1D017D6B">
        <w:rPr>
          <w:rFonts w:cs="Times New Roman"/>
        </w:rPr>
        <w:t xml:space="preserve">in different locations and across a wide range of pH values (4.6-8.1). Le Bray (LB) is a podzol with an organic and sandy </w:t>
      </w:r>
      <w:proofErr w:type="gramStart"/>
      <w:r w:rsidR="1D017D6B" w:rsidRPr="1D017D6B">
        <w:rPr>
          <w:rFonts w:cs="Times New Roman"/>
        </w:rPr>
        <w:t>A</w:t>
      </w:r>
      <w:proofErr w:type="gramEnd"/>
      <w:r w:rsidR="1D017D6B" w:rsidRPr="1D017D6B">
        <w:rPr>
          <w:rFonts w:cs="Times New Roman"/>
        </w:rPr>
        <w:t xml:space="preserve"> horizon sampled from an evergreen forest located 20km from Bordeaux in February 2016. </w:t>
      </w:r>
      <w:proofErr w:type="spellStart"/>
      <w:r w:rsidR="1D017D6B" w:rsidRPr="1D017D6B">
        <w:rPr>
          <w:rFonts w:cs="Times New Roman"/>
        </w:rPr>
        <w:t>Lacage</w:t>
      </w:r>
      <w:proofErr w:type="spellEnd"/>
      <w:r w:rsidR="1D017D6B" w:rsidRPr="1D017D6B">
        <w:rPr>
          <w:rFonts w:cs="Times New Roman"/>
        </w:rPr>
        <w:t xml:space="preserve"> (LG) is a </w:t>
      </w:r>
      <w:proofErr w:type="spellStart"/>
      <w:r w:rsidR="1D017D6B" w:rsidRPr="1D017D6B">
        <w:rPr>
          <w:rFonts w:cs="Times New Roman"/>
        </w:rPr>
        <w:t>luvisol</w:t>
      </w:r>
      <w:proofErr w:type="spellEnd"/>
      <w:r w:rsidR="1D017D6B" w:rsidRPr="1D017D6B">
        <w:rPr>
          <w:rFonts w:cs="Times New Roman"/>
        </w:rPr>
        <w:t xml:space="preserve"> with a silty loam </w:t>
      </w:r>
      <w:proofErr w:type="gramStart"/>
      <w:r w:rsidR="1D017D6B" w:rsidRPr="1D017D6B">
        <w:rPr>
          <w:rFonts w:cs="Times New Roman"/>
        </w:rPr>
        <w:t>A</w:t>
      </w:r>
      <w:proofErr w:type="gramEnd"/>
      <w:r w:rsidR="1D017D6B" w:rsidRPr="1D017D6B">
        <w:rPr>
          <w:rFonts w:cs="Times New Roman"/>
        </w:rPr>
        <w:t xml:space="preserve"> horizon sampled from an INRAE experiment field growing a wheat-alfalfa rotation located in Versailles during April 2016. </w:t>
      </w:r>
      <w:proofErr w:type="spellStart"/>
      <w:r w:rsidR="1D017D6B" w:rsidRPr="1D017D6B">
        <w:rPr>
          <w:rFonts w:cs="Times New Roman"/>
        </w:rPr>
        <w:t>Pierrelaye</w:t>
      </w:r>
      <w:proofErr w:type="spellEnd"/>
      <w:r w:rsidR="1D017D6B" w:rsidRPr="1D017D6B">
        <w:rPr>
          <w:rFonts w:cs="Times New Roman"/>
        </w:rPr>
        <w:t xml:space="preserve"> (DBZ) is a </w:t>
      </w:r>
      <w:proofErr w:type="spellStart"/>
      <w:r w:rsidR="1D017D6B" w:rsidRPr="1D017D6B">
        <w:rPr>
          <w:rFonts w:cs="Times New Roman"/>
        </w:rPr>
        <w:t>luvisol</w:t>
      </w:r>
      <w:proofErr w:type="spellEnd"/>
      <w:r w:rsidR="1D017D6B" w:rsidRPr="1D017D6B">
        <w:rPr>
          <w:rFonts w:cs="Times New Roman"/>
        </w:rPr>
        <w:t xml:space="preserve"> with a sandy </w:t>
      </w:r>
      <w:proofErr w:type="gramStart"/>
      <w:r w:rsidR="1D017D6B" w:rsidRPr="1D017D6B">
        <w:rPr>
          <w:rFonts w:cs="Times New Roman"/>
        </w:rPr>
        <w:t>A</w:t>
      </w:r>
      <w:proofErr w:type="gramEnd"/>
      <w:r w:rsidR="1D017D6B" w:rsidRPr="1D017D6B">
        <w:rPr>
          <w:rFonts w:cs="Times New Roman"/>
        </w:rPr>
        <w:t xml:space="preserve"> horizon sampled from an INRAE experimental field </w:t>
      </w:r>
      <w:r w:rsidR="1D017D6B" w:rsidRPr="1D017D6B">
        <w:rPr>
          <w:rFonts w:cs="Times New Roman"/>
        </w:rPr>
        <w:lastRenderedPageBreak/>
        <w:t xml:space="preserve">growing a corn-wheat rotation located 30km from Paris during December 2015. Finally, </w:t>
      </w:r>
      <w:proofErr w:type="spellStart"/>
      <w:r w:rsidR="1D017D6B" w:rsidRPr="1D017D6B">
        <w:rPr>
          <w:rFonts w:cs="Times New Roman"/>
        </w:rPr>
        <w:t>Toulenne</w:t>
      </w:r>
      <w:proofErr w:type="spellEnd"/>
      <w:r w:rsidR="1D017D6B" w:rsidRPr="1D017D6B">
        <w:rPr>
          <w:rFonts w:cs="Times New Roman"/>
        </w:rPr>
        <w:t xml:space="preserve"> (TL) is a </w:t>
      </w:r>
      <w:proofErr w:type="spellStart"/>
      <w:r w:rsidR="1D017D6B" w:rsidRPr="1D017D6B">
        <w:rPr>
          <w:rFonts w:cs="Times New Roman"/>
        </w:rPr>
        <w:t>fluviosol</w:t>
      </w:r>
      <w:proofErr w:type="spellEnd"/>
      <w:r w:rsidR="1D017D6B" w:rsidRPr="1D017D6B">
        <w:rPr>
          <w:rFonts w:cs="Times New Roman"/>
        </w:rPr>
        <w:t xml:space="preserve"> sampled from an INRAE experimental orchard growing cherry and peach trees located 50km from Bordeaux during February 2016. For each soil, three spatially independent samples were collected from the first 10 cm of the soil. They were then blended to obtain a single homogeneous soil sample. This composite sample was then divided evenly in 6 jars each filled with approximately 350-400g of soils. The jars were subsequently sealed with </w:t>
      </w:r>
      <w:proofErr w:type="spellStart"/>
      <w:r w:rsidR="1D017D6B" w:rsidRPr="1D017D6B">
        <w:rPr>
          <w:rFonts w:cs="Times New Roman"/>
        </w:rPr>
        <w:t>parafilm</w:t>
      </w:r>
      <w:proofErr w:type="spellEnd"/>
      <w:r w:rsidR="1D017D6B" w:rsidRPr="1D017D6B">
        <w:rPr>
          <w:rFonts w:cs="Times New Roman"/>
        </w:rPr>
        <w:t xml:space="preserve"> to limit evaporation and were incubated under controlled conditions for 40 days. Temperature and water holding capacity were kept constant, at respectively 20°C and 80%. Three of the six jars were coated with </w:t>
      </w:r>
      <w:proofErr w:type="spellStart"/>
      <w:r w:rsidR="1D017D6B" w:rsidRPr="1D017D6B">
        <w:rPr>
          <w:rFonts w:cs="Times New Roman"/>
        </w:rPr>
        <w:t>aluminum</w:t>
      </w:r>
      <w:proofErr w:type="spellEnd"/>
      <w:r w:rsidR="1D017D6B" w:rsidRPr="1D017D6B">
        <w:rPr>
          <w:rFonts w:cs="Times New Roman"/>
        </w:rPr>
        <w:t xml:space="preserve"> foil and kept in the dark for the whole incubation time (dark-conditioning or DC), while the three others were kept under light conditions consisting of 16 hours of light and 8 hours of obscurity, hence recreating an artificial diurnal cycle (light-conditioning or LC). During the incubation, jars were periodically opened twice a week in order to refresh the inside air.</w:t>
      </w:r>
    </w:p>
    <w:p w14:paraId="1275E582" w14:textId="77777777" w:rsidR="008933AD" w:rsidRPr="00B74F2F" w:rsidRDefault="004D431F" w:rsidP="00FC486D">
      <w:pPr>
        <w:pStyle w:val="Titre2"/>
      </w:pPr>
      <w:bookmarkStart w:id="57" w:name="_Toc42400672"/>
      <w:r w:rsidRPr="00B74F2F">
        <w:t xml:space="preserve">Gas exchange experimental </w:t>
      </w:r>
      <w:proofErr w:type="gramStart"/>
      <w:r w:rsidRPr="00B74F2F">
        <w:t>setup :</w:t>
      </w:r>
      <w:bookmarkEnd w:id="57"/>
      <w:proofErr w:type="gramEnd"/>
      <w:r w:rsidRPr="00B74F2F">
        <w:t xml:space="preserve"> </w:t>
      </w:r>
    </w:p>
    <w:p w14:paraId="2350AB68" w14:textId="65B48C23" w:rsidR="008933AD" w:rsidRPr="00B74F2F" w:rsidRDefault="004D431F" w:rsidP="00093CED">
      <w:pPr>
        <w:autoSpaceDE w:val="0"/>
        <w:autoSpaceDN w:val="0"/>
        <w:adjustRightInd w:val="0"/>
        <w:spacing w:line="360" w:lineRule="auto"/>
        <w:jc w:val="both"/>
        <w:rPr>
          <w:rFonts w:cs="Times New Roman"/>
          <w:kern w:val="0"/>
          <w:lang w:bidi="ar-SA"/>
        </w:rPr>
      </w:pPr>
      <w:r w:rsidRPr="00B74F2F">
        <w:rPr>
          <w:rFonts w:cs="Times New Roman"/>
        </w:rPr>
        <w:t xml:space="preserve">Forty days later, the aluminium foil was removed from the three dark-conditioned soils and self-contained thermo-couple </w:t>
      </w:r>
      <w:proofErr w:type="spellStart"/>
      <w:r w:rsidRPr="00B74F2F">
        <w:rPr>
          <w:rFonts w:cs="Times New Roman"/>
        </w:rPr>
        <w:t>dataloggers</w:t>
      </w:r>
      <w:proofErr w:type="spellEnd"/>
      <w:r w:rsidRPr="00B74F2F">
        <w:rPr>
          <w:rFonts w:cs="Times New Roman"/>
        </w:rPr>
        <w:t xml:space="preserve"> </w:t>
      </w:r>
      <w:r w:rsidR="00EE4758" w:rsidRPr="00B74F2F">
        <w:rPr>
          <w:rFonts w:cs="Times New Roman"/>
        </w:rPr>
        <w:t>(</w:t>
      </w:r>
      <w:proofErr w:type="spellStart"/>
      <w:r w:rsidR="00EE4758" w:rsidRPr="00B74F2F">
        <w:rPr>
          <w:rFonts w:cs="Times New Roman"/>
          <w:kern w:val="0"/>
          <w:lang w:bidi="ar-SA"/>
        </w:rPr>
        <w:t>iButton</w:t>
      </w:r>
      <w:proofErr w:type="spellEnd"/>
      <w:r w:rsidR="00EE4758" w:rsidRPr="00B74F2F">
        <w:rPr>
          <w:rFonts w:cs="Times New Roman"/>
          <w:kern w:val="0"/>
          <w:lang w:bidi="ar-SA"/>
        </w:rPr>
        <w:t xml:space="preserve">, DS1923, Embedded Data Systems, </w:t>
      </w:r>
      <w:proofErr w:type="gramStart"/>
      <w:r w:rsidR="00EE4758" w:rsidRPr="00B74F2F">
        <w:rPr>
          <w:rFonts w:cs="Times New Roman"/>
          <w:kern w:val="0"/>
          <w:lang w:bidi="ar-SA"/>
        </w:rPr>
        <w:t>Lawrenceburg</w:t>
      </w:r>
      <w:proofErr w:type="gramEnd"/>
      <w:r w:rsidR="00EE4758" w:rsidRPr="00B74F2F">
        <w:rPr>
          <w:rFonts w:cs="Times New Roman"/>
          <w:kern w:val="0"/>
          <w:lang w:bidi="ar-SA"/>
        </w:rPr>
        <w:t>, KY, US</w:t>
      </w:r>
      <w:r w:rsidRPr="00B74F2F">
        <w:rPr>
          <w:rFonts w:cs="Times New Roman"/>
        </w:rPr>
        <w:t>) were placed inside LC and DC jars to measure humidity and temperature at the soil surface. Jars were then sealed with a customi</w:t>
      </w:r>
      <w:r w:rsidR="00EE4758" w:rsidRPr="00B74F2F">
        <w:rPr>
          <w:rFonts w:cs="Times New Roman"/>
        </w:rPr>
        <w:t>z</w:t>
      </w:r>
      <w:r w:rsidRPr="00B74F2F">
        <w:rPr>
          <w:rFonts w:cs="Times New Roman"/>
        </w:rPr>
        <w:t>ed glass lid, and placed in a customi</w:t>
      </w:r>
      <w:r w:rsidR="00EE4758" w:rsidRPr="00B74F2F">
        <w:rPr>
          <w:rFonts w:cs="Times New Roman"/>
        </w:rPr>
        <w:t>z</w:t>
      </w:r>
      <w:r w:rsidRPr="00B74F2F">
        <w:rPr>
          <w:rFonts w:cs="Times New Roman"/>
        </w:rPr>
        <w:t xml:space="preserve">ed climate-control chamber to acclimate at 25°C with the lights on. </w:t>
      </w:r>
      <w:r w:rsidR="00FC74E1">
        <w:rPr>
          <w:rFonts w:cs="Times New Roman"/>
        </w:rPr>
        <w:t>To make sure that the setup didn’t present COS contamination, an additional empty glass jar was also sealed and connected to an array of lines in the climate chamber.</w:t>
      </w:r>
      <w:r w:rsidRPr="00B74F2F">
        <w:rPr>
          <w:rFonts w:cs="Times New Roman"/>
        </w:rPr>
        <w:t xml:space="preserve"> During gas exchange </w:t>
      </w:r>
      <w:r w:rsidR="00167883">
        <w:rPr>
          <w:rFonts w:cs="Times New Roman"/>
        </w:rPr>
        <w:t>measurements</w:t>
      </w:r>
      <w:r w:rsidRPr="00B74F2F">
        <w:rPr>
          <w:rFonts w:cs="Times New Roman"/>
        </w:rPr>
        <w:t xml:space="preserve">, </w:t>
      </w:r>
      <w:r w:rsidR="00167883">
        <w:rPr>
          <w:rFonts w:cs="Times New Roman"/>
        </w:rPr>
        <w:t xml:space="preserve">a compressor (FM2 Atlas </w:t>
      </w:r>
      <w:proofErr w:type="spellStart"/>
      <w:r w:rsidR="00167883">
        <w:rPr>
          <w:rFonts w:cs="Times New Roman"/>
        </w:rPr>
        <w:t>Copto</w:t>
      </w:r>
      <w:proofErr w:type="spellEnd"/>
      <w:r w:rsidR="00167883">
        <w:rPr>
          <w:rFonts w:cs="Times New Roman"/>
        </w:rPr>
        <w:t xml:space="preserve">, </w:t>
      </w:r>
      <w:proofErr w:type="spellStart"/>
      <w:r w:rsidR="00167883">
        <w:rPr>
          <w:rFonts w:cs="Times New Roman"/>
        </w:rPr>
        <w:t>Nack</w:t>
      </w:r>
      <w:proofErr w:type="spellEnd"/>
      <w:r w:rsidR="00167883">
        <w:rPr>
          <w:rFonts w:cs="Times New Roman"/>
        </w:rPr>
        <w:t>, Sweden) was used to provide each microcosm with air. The system was</w:t>
      </w:r>
      <w:r w:rsidR="00FC74E1">
        <w:rPr>
          <w:rFonts w:cs="Times New Roman"/>
        </w:rPr>
        <w:t xml:space="preserve"> </w:t>
      </w:r>
      <w:r w:rsidRPr="00B74F2F">
        <w:rPr>
          <w:rFonts w:cs="Times New Roman"/>
        </w:rPr>
        <w:t>coupled to a chemical scrub column</w:t>
      </w:r>
      <w:r w:rsidR="00FC74E1">
        <w:rPr>
          <w:rFonts w:cs="Times New Roman"/>
        </w:rPr>
        <w:t xml:space="preserve"> (</w:t>
      </w:r>
      <w:proofErr w:type="spellStart"/>
      <w:r w:rsidR="00FC74E1">
        <w:rPr>
          <w:rFonts w:cs="Times New Roman"/>
        </w:rPr>
        <w:t>Ecodry</w:t>
      </w:r>
      <w:proofErr w:type="spellEnd"/>
      <w:r w:rsidR="00FC74E1">
        <w:rPr>
          <w:rFonts w:cs="Times New Roman"/>
        </w:rPr>
        <w:t xml:space="preserve"> K-MT6, Parker Hannifin, </w:t>
      </w:r>
      <w:proofErr w:type="gramStart"/>
      <w:r w:rsidR="00FC74E1">
        <w:rPr>
          <w:rFonts w:cs="Times New Roman"/>
        </w:rPr>
        <w:t>Cleveland</w:t>
      </w:r>
      <w:proofErr w:type="gramEnd"/>
      <w:r w:rsidR="00FC74E1">
        <w:rPr>
          <w:rFonts w:cs="Times New Roman"/>
        </w:rPr>
        <w:t>, OH, US)</w:t>
      </w:r>
      <w:r w:rsidRPr="00B74F2F">
        <w:rPr>
          <w:rFonts w:cs="Times New Roman"/>
        </w:rPr>
        <w:t xml:space="preserve"> </w:t>
      </w:r>
      <w:r w:rsidR="00167883">
        <w:rPr>
          <w:rFonts w:cs="Times New Roman"/>
        </w:rPr>
        <w:t>to remove</w:t>
      </w:r>
      <w:r w:rsidRPr="00B74F2F">
        <w:rPr>
          <w:rFonts w:cs="Times New Roman"/>
        </w:rPr>
        <w:t xml:space="preserve"> water vapour, CO</w:t>
      </w:r>
      <w:r w:rsidRPr="00B74F2F">
        <w:rPr>
          <w:rFonts w:cs="Times New Roman"/>
          <w:vertAlign w:val="subscript"/>
        </w:rPr>
        <w:t>2</w:t>
      </w:r>
      <w:r w:rsidRPr="00B74F2F">
        <w:rPr>
          <w:rFonts w:cs="Times New Roman"/>
        </w:rPr>
        <w:t xml:space="preserve"> and COS from</w:t>
      </w:r>
      <w:r w:rsidR="00167883">
        <w:rPr>
          <w:rFonts w:cs="Times New Roman"/>
        </w:rPr>
        <w:t xml:space="preserve"> the</w:t>
      </w:r>
      <w:r w:rsidRPr="00B74F2F">
        <w:rPr>
          <w:rFonts w:cs="Times New Roman"/>
        </w:rPr>
        <w:t xml:space="preserve"> ambient air in the lab</w:t>
      </w:r>
      <w:r w:rsidR="00167883">
        <w:rPr>
          <w:rFonts w:cs="Times New Roman"/>
        </w:rPr>
        <w:t xml:space="preserve"> prior to the measurements</w:t>
      </w:r>
      <w:r w:rsidRPr="00B74F2F">
        <w:rPr>
          <w:rFonts w:cs="Times New Roman"/>
        </w:rPr>
        <w:t xml:space="preserve">. </w:t>
      </w:r>
      <w:r w:rsidR="00167883">
        <w:rPr>
          <w:rFonts w:cs="Times New Roman"/>
        </w:rPr>
        <w:t>To supply the airflow with CO</w:t>
      </w:r>
      <w:commentRangeStart w:id="58"/>
      <w:r w:rsidR="00167883" w:rsidRPr="009F0A25">
        <w:rPr>
          <w:rFonts w:cs="Times New Roman"/>
          <w:vertAlign w:val="subscript"/>
          <w:rPrChange w:id="59" w:author="Nicolas Fanin" w:date="2020-06-11T13:35:00Z">
            <w:rPr>
              <w:rFonts w:cs="Times New Roman"/>
            </w:rPr>
          </w:rPrChange>
        </w:rPr>
        <w:t>2</w:t>
      </w:r>
      <w:commentRangeEnd w:id="58"/>
      <w:r w:rsidRPr="009F0A25">
        <w:rPr>
          <w:vertAlign w:val="subscript"/>
          <w:rPrChange w:id="60" w:author="Nicolas Fanin" w:date="2020-06-11T13:35:00Z">
            <w:rPr/>
          </w:rPrChange>
        </w:rPr>
        <w:commentReference w:id="58"/>
      </w:r>
      <w:r w:rsidR="00167883">
        <w:rPr>
          <w:rFonts w:cs="Times New Roman"/>
        </w:rPr>
        <w:t xml:space="preserve"> and COS, and to achieve concentrations of about 420 ppm of CO</w:t>
      </w:r>
      <w:r w:rsidR="00167883" w:rsidRPr="00167883">
        <w:rPr>
          <w:rFonts w:cs="Times New Roman"/>
          <w:vertAlign w:val="subscript"/>
        </w:rPr>
        <w:t>2</w:t>
      </w:r>
      <w:r w:rsidR="00167883">
        <w:rPr>
          <w:rFonts w:cs="Times New Roman"/>
        </w:rPr>
        <w:t xml:space="preserve"> and 1000 </w:t>
      </w:r>
      <w:proofErr w:type="spellStart"/>
      <w:r w:rsidR="00167883">
        <w:rPr>
          <w:rFonts w:cs="Times New Roman"/>
        </w:rPr>
        <w:t>ppt</w:t>
      </w:r>
      <w:proofErr w:type="spellEnd"/>
      <w:r w:rsidR="00167883">
        <w:rPr>
          <w:rFonts w:cs="Times New Roman"/>
        </w:rPr>
        <w:t xml:space="preserve"> of COS, a set of individual mass flow controllers (MFC, EL-Flow Select, </w:t>
      </w:r>
      <w:proofErr w:type="spellStart"/>
      <w:r w:rsidR="00167883">
        <w:rPr>
          <w:rFonts w:cs="Times New Roman"/>
        </w:rPr>
        <w:t>Bronkhorst</w:t>
      </w:r>
      <w:proofErr w:type="spellEnd"/>
      <w:r w:rsidR="00167883">
        <w:rPr>
          <w:rFonts w:cs="Times New Roman"/>
        </w:rPr>
        <w:t xml:space="preserve">, </w:t>
      </w:r>
      <w:proofErr w:type="spellStart"/>
      <w:r w:rsidR="00167883">
        <w:rPr>
          <w:rFonts w:cs="Times New Roman"/>
        </w:rPr>
        <w:t>Ruurlo</w:t>
      </w:r>
      <w:proofErr w:type="spellEnd"/>
      <w:r w:rsidR="00167883">
        <w:rPr>
          <w:rFonts w:cs="Times New Roman"/>
        </w:rPr>
        <w:t>, NL) and stainless steel cylinders containing either pure CO</w:t>
      </w:r>
      <w:r w:rsidR="00167883" w:rsidRPr="00167883">
        <w:rPr>
          <w:rFonts w:cs="Times New Roman"/>
          <w:vertAlign w:val="subscript"/>
        </w:rPr>
        <w:t>2</w:t>
      </w:r>
      <w:r w:rsidR="00167883">
        <w:rPr>
          <w:rFonts w:cs="Times New Roman"/>
        </w:rPr>
        <w:t xml:space="preserve"> or COS were connected to the system. </w:t>
      </w:r>
      <w:r w:rsidRPr="00B74F2F">
        <w:rPr>
          <w:rFonts w:cs="Times New Roman"/>
        </w:rPr>
        <w:t xml:space="preserve">The dry air </w:t>
      </w:r>
      <w:r w:rsidR="00167883">
        <w:rPr>
          <w:rFonts w:cs="Times New Roman"/>
        </w:rPr>
        <w:t xml:space="preserve">that </w:t>
      </w:r>
      <w:r w:rsidRPr="00B74F2F">
        <w:rPr>
          <w:rFonts w:cs="Times New Roman"/>
        </w:rPr>
        <w:t>supplied</w:t>
      </w:r>
      <w:r w:rsidR="00167883">
        <w:rPr>
          <w:rFonts w:cs="Times New Roman"/>
        </w:rPr>
        <w:t xml:space="preserve"> each microcosm was drawn from this buffer volume at a constant flowrate. </w:t>
      </w:r>
      <w:r w:rsidRPr="00B74F2F">
        <w:rPr>
          <w:rFonts w:cs="Times New Roman"/>
        </w:rPr>
        <w:t xml:space="preserve">The flow </w:t>
      </w:r>
      <w:r w:rsidR="00167883">
        <w:rPr>
          <w:rFonts w:cs="Times New Roman"/>
        </w:rPr>
        <w:t xml:space="preserve">between the buffer volume and the microcosms was maintained by a </w:t>
      </w:r>
      <w:r w:rsidR="006E233E">
        <w:rPr>
          <w:rFonts w:cs="Times New Roman"/>
        </w:rPr>
        <w:t xml:space="preserve">slight </w:t>
      </w:r>
      <w:r w:rsidRPr="00B74F2F">
        <w:rPr>
          <w:rFonts w:cs="Times New Roman"/>
        </w:rPr>
        <w:t xml:space="preserve">overpressure of 20 to 30 mbar above atm. </w:t>
      </w:r>
    </w:p>
    <w:p w14:paraId="051279CA" w14:textId="1E648AA6" w:rsidR="00B74F2F" w:rsidRPr="00A1261D" w:rsidRDefault="006E233E" w:rsidP="00A1261D">
      <w:pPr>
        <w:spacing w:line="360" w:lineRule="auto"/>
        <w:ind w:firstLine="709"/>
        <w:jc w:val="both"/>
        <w:rPr>
          <w:rFonts w:cs="Times New Roman"/>
        </w:rPr>
      </w:pPr>
      <w:r>
        <w:rPr>
          <w:rFonts w:cs="Times New Roman"/>
        </w:rPr>
        <w:t>The air flows from the microcosms were scanned at 1 Hz for 2 minutes with the last 20 seconds used to calculate the mean concentration</w:t>
      </w:r>
      <w:r w:rsidR="004D431F" w:rsidRPr="00B74F2F">
        <w:rPr>
          <w:rFonts w:cs="Times New Roman"/>
        </w:rPr>
        <w:t xml:space="preserve">. </w:t>
      </w:r>
      <w:r>
        <w:rPr>
          <w:rFonts w:cs="Times New Roman"/>
        </w:rPr>
        <w:t xml:space="preserve">The 7 chambers were then scanned </w:t>
      </w:r>
      <w:r>
        <w:rPr>
          <w:rFonts w:cs="Times New Roman"/>
        </w:rPr>
        <w:lastRenderedPageBreak/>
        <w:t>sequentially by the COS and CO</w:t>
      </w:r>
      <w:r w:rsidRPr="006E233E">
        <w:rPr>
          <w:rFonts w:cs="Times New Roman"/>
          <w:vertAlign w:val="subscript"/>
        </w:rPr>
        <w:t>2</w:t>
      </w:r>
      <w:r>
        <w:rPr>
          <w:rFonts w:cs="Times New Roman"/>
        </w:rPr>
        <w:t xml:space="preserve"> </w:t>
      </w:r>
      <w:proofErr w:type="spellStart"/>
      <w:r>
        <w:rPr>
          <w:rFonts w:cs="Times New Roman"/>
        </w:rPr>
        <w:t>analyzers</w:t>
      </w:r>
      <w:proofErr w:type="spellEnd"/>
      <w:r w:rsidR="004D431F" w:rsidRPr="00B74F2F">
        <w:rPr>
          <w:rFonts w:cs="Times New Roman"/>
        </w:rPr>
        <w:t>.</w:t>
      </w:r>
      <w:r>
        <w:rPr>
          <w:rFonts w:cs="Times New Roman"/>
        </w:rPr>
        <w:t xml:space="preserve"> In case they were not measured, they were then flushed continuously with a constant flowrate. The entire sequence of gas flow measurements lasted 24 hours and included periods of light and darkness. The first 12 hours of gas exchange were conducted with the lights on, and the next 12 hours in darkness.</w:t>
      </w:r>
      <w:r w:rsidR="004D431F" w:rsidRPr="00B74F2F">
        <w:rPr>
          <w:rFonts w:cs="Times New Roman"/>
        </w:rPr>
        <w:t xml:space="preserve"> </w:t>
      </w:r>
    </w:p>
    <w:p w14:paraId="6A6CC992" w14:textId="77777777" w:rsidR="008933AD" w:rsidRPr="00B74F2F" w:rsidRDefault="004D431F" w:rsidP="00FC486D">
      <w:pPr>
        <w:pStyle w:val="Titre2"/>
      </w:pPr>
      <w:bookmarkStart w:id="61" w:name="_Toc42400673"/>
      <w:r w:rsidRPr="00B74F2F">
        <w:t xml:space="preserve">Soil community </w:t>
      </w:r>
      <w:proofErr w:type="gramStart"/>
      <w:r w:rsidRPr="00B74F2F">
        <w:t>analysis :</w:t>
      </w:r>
      <w:bookmarkEnd w:id="61"/>
      <w:proofErr w:type="gramEnd"/>
      <w:r w:rsidRPr="00B74F2F">
        <w:t xml:space="preserve"> </w:t>
      </w:r>
    </w:p>
    <w:p w14:paraId="5326EFD0" w14:textId="0192C2A9" w:rsidR="00D62C4E" w:rsidRPr="00D62C4E" w:rsidRDefault="006E233E" w:rsidP="7CD8F938">
      <w:pPr>
        <w:spacing w:line="360" w:lineRule="auto"/>
        <w:jc w:val="both"/>
        <w:rPr>
          <w:rFonts w:cs="Times New Roman"/>
          <w:b/>
          <w:bCs/>
        </w:rPr>
      </w:pPr>
      <w:r>
        <w:rPr>
          <w:rFonts w:cs="Times New Roman"/>
        </w:rPr>
        <w:t>Following the gas flow measurements, samples were taken from the surface of each microcosm and stored in the dark at -80°C before being freeze-dried.</w:t>
      </w:r>
      <w:r w:rsidR="004D431F" w:rsidRPr="00B74F2F">
        <w:rPr>
          <w:rFonts w:cs="Times New Roman"/>
        </w:rPr>
        <w:t xml:space="preserve"> Microbial DNA was</w:t>
      </w:r>
      <w:r w:rsidR="00980C28">
        <w:rPr>
          <w:rFonts w:cs="Times New Roman"/>
        </w:rPr>
        <w:t xml:space="preserve"> then</w:t>
      </w:r>
      <w:r w:rsidR="004D431F" w:rsidRPr="00B74F2F">
        <w:rPr>
          <w:rFonts w:cs="Times New Roman"/>
        </w:rPr>
        <w:t xml:space="preserve"> extracted from 1g of soil </w:t>
      </w:r>
      <w:r>
        <w:rPr>
          <w:rFonts w:cs="Times New Roman"/>
        </w:rPr>
        <w:t>of each triplet of replicates for each light treatment following this procedure previously described</w:t>
      </w:r>
      <w:r w:rsidR="002540A8">
        <w:rPr>
          <w:rFonts w:cs="Times New Roman"/>
        </w:rPr>
        <w:t xml:space="preserve"> </w:t>
      </w:r>
      <w:r w:rsidR="002540A8">
        <w:rPr>
          <w:rFonts w:cs="Times New Roman"/>
        </w:rPr>
        <w:fldChar w:fldCharType="begin"/>
      </w:r>
      <w:r w:rsidR="002540A8">
        <w:rPr>
          <w:rFonts w:cs="Times New Roman"/>
        </w:rPr>
        <w:instrText xml:space="preserve"> ADDIN ZOTERO_ITEM CSL_CITATION {"citationID":"6Gz32xH5","properties":{"formattedCitation":"(Plassart et al., 2012; S\\uc0\\u233{}bastien Terrat et al., 2012)","plainCitation":"(Plassart et al., 2012; Sébastien Terrat et al., 2012)","noteIndex":0},"citationItems":[{"id":443,"uris":["http://zotero.org/users/4812129/items/PWIXQZV9"],"uri":["http://zotero.org/users/4812129/items/PWIXQZV9"],"itemData":{"id":443,"type":"article-journal","abstract":"Soil DNA extraction has become a critical step in describing microbial biodiversity. Historically, ascertaining overarching microbial ecological theories has been hindered as independent studies have used numerous custom and commercial DNA extraction procedures. For that reason, a standardized soil DNA extraction method (ISO-11063) was previously published. However, although this ISO method is suited for molecular tools such as quantitative PCR and community fingerprinting techniques, it has only been optimized for examining soil bacteria. Therefore, the aim of this study was to assess an appropriate soil DNA extraction procedure for examining bacterial, archaeal and fungal diversity in soils of contrasting land-use and physico-chemical properties. Three different procedures were tested: the ISO-11063 standard; a custom procedure (GnS-GII); and a modified ISO procedure (ISOm) which includes a different mechanical lysis step (a FastPrep ®-24 lysis step instead of the recommended bead-beating). The efficacy of each method was first assessed by estimating microbial biomass through total DNA quantification. Then, the abundances and community structure of bacteria, archaea and fungi were determined using real-time PCR and terminal restriction fragment length polymorphism approaches. Results showed that DNA yield was improved with the GnS-GII and ISOm procedures, and fungal community patterns were found to be strongly dependent on the extraction method. The main methodological factor responsible for differences between extraction procedure efficiencies was found to be the soil homogenization step. For integrative studies which aim to examine bacteria, archaea and fungi simultaneously, the ISOm procedure results in higher DNA recovery and better represents microbial communities.","container-title":"PLoS ONE","DOI":"10.1371/journal.pone.0044279","ISSN":"1932-6203","issue":"9","journalAbbreviation":"PLoS One","note":"PMID: 22984486\nPMCID: PMC3439486","source":"PubMed Central","title":"Evaluation of the ISO Standard 11063 DNA Extraction Procedure for Assessing Soil Microbial Abundance and Community Structure","URL":"https://www.ncbi.nlm.nih.gov/pmc/articles/PMC3439486/","volume":"7","author":[{"family":"Plassart","given":"Pierre"},{"family":"Terrat","given":"Sébastien"},{"family":"Thomson","given":"Bruce"},{"family":"Griffiths","given":"Robert"},{"family":"Dequiedt","given":"Samuel"},{"family":"Lelievre","given":"Mélanie"},{"family":"Regnier","given":"Tiffanie"},{"family":"Nowak","given":"Virginie"},{"family":"Bailey","given":"Mark"},{"family":"Lemanceau","given":"Philippe"},{"family":"Bispo","given":"Antonio"},{"family":"Chabbi","given":"Abad"},{"family":"Maron","given":"Pierre-Alain"},{"family":"Mougel","given":"Christophe"},{"family":"Ranjard","given":"Lionel"}],"accessed":{"date-parts":[["2020",6,4]]},"issued":{"date-parts":[["2012",9,11]]}}},{"id":345,"uris":["http://zotero.org/users/4812129/items/FPFKJ9G7"],"uri":["http://zotero.org/users/4812129/items/FPFKJ9G7"],"itemData":{"id":345,"type":"article-journal","abstract":"Three soil DNA extraction procedures (homemade protocols and commercial kit) varying in their practicability were applied to contrasting soils to evaluate their efficiency in recovering: (i) soil DNA and (ii) bacterial diversity estimated by 16S rDNA pyrosequencing. Significant differences in DNA yield were systematically observed between tested procedures. For certain soils, 10 times more DNA was recovered with one protocol than with the others. About 15,000 sequences of 16S rDNA were obtained for each sample which were clustered to draw rarefaction curves. These curves, as well as the PCA ordination of community composition based on OTU clustering, did not reveal any significant difference between procedures. Nevertheless, significant differences between procedures were highlighted by the taxonomic identification of sequences obtained at the phylum to genus levels. Depending on the soil, differences in the number of genera detected ranged from 1% to 26% between the most and least efficient procedures, mainly due to a poorer capacity to recover populations belonging to Actinobacteria, Firmicutes or Crenarchaeota. This study enabled us to rank the relative efficiencies of protocols for their recovery of soil molecular microbial biomass and bacterial diversity and to help choosing an appropriate soil DNA extraction procedure adapted to novel sequencing technologies.","container-title":"Microbial Biotechnology","DOI":"10.1111/j.1751-7915.2011.00307.x","ISSN":"1751-7915","issue":"1","journalAbbreviation":"Microb Biotechnol","language":"eng","note":"PMID: 21989224\nPMCID: PMC3815280","page":"135-141","source":"PubMed","title":"Molecular biomass and MetaTaxogenomic assessment of soil microbial communities as influenced by soil DNA extraction procedure","volume":"5","author":[{"family":"Terrat","given":"Sébastien"},{"family":"Christen","given":"Richard"},{"family":"Dequiedt","given":"Samuel"},{"family":"Lelièvre","given":"Mélanie"},{"family":"Nowak","given":"Virginie"},{"family":"Regnier","given":"Tiffanie"},{"family":"Bachar","given":"Dipankar"},{"family":"Plassart","given":"Pierre"},{"family":"Wincker","given":"Patrick"},{"family":"Jolivet","given":"Claudy"},{"family":"Bispo","given":"Antonio"},{"family":"Lemanceau","given":"Philippe"},{"family":"Maron","given":"Pierre-Alain"},{"family":"Mougel","given":"Christophe"},{"family":"Ranjard","given":"Lionel"}],"issued":{"date-parts":[["2012",1]]}}}],"schema":"https://github.com/citation-style-language/schema/raw/master/csl-citation.json"} </w:instrText>
      </w:r>
      <w:r w:rsidR="002540A8">
        <w:rPr>
          <w:rFonts w:cs="Times New Roman"/>
        </w:rPr>
        <w:fldChar w:fldCharType="separate"/>
      </w:r>
      <w:r w:rsidR="002540A8" w:rsidRPr="002540A8">
        <w:rPr>
          <w:rFonts w:cs="Times New Roman"/>
        </w:rPr>
        <w:t xml:space="preserve">(Plassart et al., 2012; </w:t>
      </w:r>
      <w:r w:rsidR="002540A8" w:rsidRPr="009F0A25">
        <w:rPr>
          <w:rFonts w:cs="Times New Roman"/>
          <w:highlight w:val="yellow"/>
          <w:rPrChange w:id="62" w:author="Nicolas Fanin" w:date="2020-06-11T13:35:00Z">
            <w:rPr>
              <w:rFonts w:cs="Times New Roman"/>
            </w:rPr>
          </w:rPrChange>
        </w:rPr>
        <w:t>Sébastien</w:t>
      </w:r>
      <w:r w:rsidR="002540A8" w:rsidRPr="002540A8">
        <w:rPr>
          <w:rFonts w:cs="Times New Roman"/>
        </w:rPr>
        <w:t xml:space="preserve"> Terrat et al., 2012</w:t>
      </w:r>
      <w:commentRangeStart w:id="63"/>
      <w:r w:rsidR="002540A8" w:rsidRPr="002540A8">
        <w:rPr>
          <w:rFonts w:cs="Times New Roman"/>
        </w:rPr>
        <w:t>)</w:t>
      </w:r>
      <w:r w:rsidR="002540A8">
        <w:rPr>
          <w:rFonts w:cs="Times New Roman"/>
        </w:rPr>
        <w:fldChar w:fldCharType="end"/>
      </w:r>
      <w:r w:rsidR="004D431F" w:rsidRPr="00B74F2F">
        <w:rPr>
          <w:rFonts w:cs="Times New Roman"/>
        </w:rPr>
        <w:t>.</w:t>
      </w:r>
      <w:commentRangeEnd w:id="63"/>
      <w:r>
        <w:commentReference w:id="63"/>
      </w:r>
      <w:r w:rsidR="004D431F" w:rsidRPr="00B74F2F">
        <w:rPr>
          <w:rFonts w:cs="Times New Roman"/>
        </w:rPr>
        <w:t xml:space="preserve"> </w:t>
      </w:r>
      <w:r>
        <w:rPr>
          <w:rFonts w:cs="Times New Roman"/>
        </w:rPr>
        <w:t>DNA concentrations of the crude extracts were determined by electrophoresis with a 1% agarose gel using a standard calf thymus DNA curve, and were used as estimates of microbial molecular biomass.</w:t>
      </w:r>
      <w:r w:rsidR="004D431F" w:rsidRPr="00B74F2F">
        <w:rPr>
          <w:rFonts w:cs="Times New Roman"/>
        </w:rPr>
        <w:t xml:space="preserve"> </w:t>
      </w:r>
      <w:r w:rsidR="0039141C">
        <w:rPr>
          <w:rFonts w:cs="Times New Roman"/>
        </w:rPr>
        <w:t>Following</w:t>
      </w:r>
      <w:r w:rsidR="004D431F" w:rsidRPr="00B74F2F">
        <w:rPr>
          <w:rFonts w:cs="Times New Roman"/>
        </w:rPr>
        <w:t xml:space="preserve"> quantification, a PVPP column and </w:t>
      </w:r>
      <w:r w:rsidR="0039141C">
        <w:rPr>
          <w:rFonts w:cs="Times New Roman"/>
        </w:rPr>
        <w:t xml:space="preserve">a </w:t>
      </w:r>
      <w:r w:rsidR="004D431F" w:rsidRPr="00B74F2F">
        <w:rPr>
          <w:rFonts w:cs="Times New Roman"/>
        </w:rPr>
        <w:t>GENECLEAN turbo kit</w:t>
      </w:r>
      <w:r w:rsidR="0039141C">
        <w:rPr>
          <w:rFonts w:cs="Times New Roman"/>
        </w:rPr>
        <w:t xml:space="preserve"> were used to purify the DNA</w:t>
      </w:r>
      <w:r w:rsidR="004D431F" w:rsidRPr="00B74F2F">
        <w:rPr>
          <w:rFonts w:cs="Times New Roman"/>
        </w:rPr>
        <w:t xml:space="preserve">. </w:t>
      </w:r>
      <w:r w:rsidR="0039141C">
        <w:rPr>
          <w:rFonts w:cs="Times New Roman"/>
        </w:rPr>
        <w:t>Abundances of bacteria, fungi and phototrophs (algae</w:t>
      </w:r>
      <w:ins w:id="64" w:author="Lisa Wingate" w:date="2020-06-10T13:40:00Z">
        <w:r w:rsidR="0039141C">
          <w:rPr>
            <w:rFonts w:cs="Times New Roman"/>
          </w:rPr>
          <w:t>,</w:t>
        </w:r>
      </w:ins>
      <w:r w:rsidR="0039141C">
        <w:rPr>
          <w:rFonts w:cs="Times New Roman"/>
        </w:rPr>
        <w:t xml:space="preserve"> </w:t>
      </w:r>
      <w:del w:id="65" w:author="Lisa Wingate" w:date="2020-06-10T13:40:00Z">
        <w:r w:rsidRPr="7CD8F938" w:rsidDel="7CD8F938">
          <w:rPr>
            <w:rFonts w:cs="Times New Roman"/>
          </w:rPr>
          <w:delText>and</w:delText>
        </w:r>
      </w:del>
      <w:r w:rsidR="0039141C">
        <w:rPr>
          <w:rFonts w:cs="Times New Roman"/>
        </w:rPr>
        <w:t xml:space="preserve"> cyanobacteria</w:t>
      </w:r>
      <w:ins w:id="66" w:author="Lisa Wingate" w:date="2020-06-10T13:40:00Z">
        <w:r w:rsidR="0039141C">
          <w:rPr>
            <w:rFonts w:cs="Times New Roman"/>
          </w:rPr>
          <w:t xml:space="preserve"> and bryophytes</w:t>
        </w:r>
      </w:ins>
      <w:r w:rsidR="0039141C">
        <w:rPr>
          <w:rFonts w:cs="Times New Roman"/>
        </w:rPr>
        <w:t>) were estimated from the number</w:t>
      </w:r>
      <w:del w:id="67" w:author="Lisa Wingate" w:date="2020-06-10T13:41:00Z">
        <w:r w:rsidRPr="7CD8F938" w:rsidDel="7CD8F938">
          <w:rPr>
            <w:rFonts w:cs="Times New Roman"/>
          </w:rPr>
          <w:delText xml:space="preserve">s </w:delText>
        </w:r>
      </w:del>
      <w:ins w:id="68" w:author="Lisa Wingate" w:date="2020-06-10T13:41:00Z">
        <w:r w:rsidR="0039141C">
          <w:rPr>
            <w:rFonts w:cs="Times New Roman"/>
          </w:rPr>
          <w:t xml:space="preserve"> </w:t>
        </w:r>
      </w:ins>
      <w:r w:rsidR="0039141C">
        <w:rPr>
          <w:rFonts w:cs="Times New Roman"/>
        </w:rPr>
        <w:t xml:space="preserve">of </w:t>
      </w:r>
      <w:ins w:id="69" w:author="Lisa Wingate" w:date="2020-06-10T13:41:00Z">
        <w:r w:rsidR="0039141C">
          <w:rPr>
            <w:rFonts w:cs="Times New Roman"/>
          </w:rPr>
          <w:t xml:space="preserve">gene </w:t>
        </w:r>
      </w:ins>
      <w:r w:rsidR="0039141C">
        <w:rPr>
          <w:rFonts w:cs="Times New Roman"/>
        </w:rPr>
        <w:t>cop</w:t>
      </w:r>
      <w:del w:id="70" w:author="Lisa Wingate" w:date="2020-06-10T13:41:00Z">
        <w:r w:rsidRPr="7CD8F938" w:rsidDel="7CD8F938">
          <w:rPr>
            <w:rFonts w:cs="Times New Roman"/>
          </w:rPr>
          <w:delText>y</w:delText>
        </w:r>
      </w:del>
      <w:ins w:id="71" w:author="Lisa Wingate" w:date="2020-06-10T13:41:00Z">
        <w:r w:rsidR="0039141C">
          <w:rPr>
            <w:rFonts w:cs="Times New Roman"/>
          </w:rPr>
          <w:t>ies</w:t>
        </w:r>
      </w:ins>
      <w:r w:rsidR="0039141C">
        <w:rPr>
          <w:rFonts w:cs="Times New Roman"/>
        </w:rPr>
        <w:t xml:space="preserve"> measured for 16S, 18S and 23S-rDNA plastids</w:t>
      </w:r>
      <w:r w:rsidR="004D431F" w:rsidRPr="00B74F2F">
        <w:rPr>
          <w:rFonts w:cs="Times New Roman"/>
        </w:rPr>
        <w:t xml:space="preserve">, respectively by qPCR using a </w:t>
      </w:r>
      <w:proofErr w:type="spellStart"/>
      <w:r w:rsidR="004D431F" w:rsidRPr="00B74F2F">
        <w:rPr>
          <w:rFonts w:cs="Times New Roman"/>
        </w:rPr>
        <w:t>StepOne</w:t>
      </w:r>
      <w:proofErr w:type="spellEnd"/>
      <w:r w:rsidR="004D431F" w:rsidRPr="00B74F2F">
        <w:rPr>
          <w:rFonts w:cs="Times New Roman"/>
        </w:rPr>
        <w:t xml:space="preserve"> Real-Time PCR System with a </w:t>
      </w:r>
      <w:proofErr w:type="spellStart"/>
      <w:r w:rsidR="004D431F" w:rsidRPr="00B74F2F">
        <w:rPr>
          <w:rFonts w:cs="Times New Roman"/>
        </w:rPr>
        <w:t>SYBRGreen</w:t>
      </w:r>
      <w:proofErr w:type="spellEnd"/>
      <w:r w:rsidR="004D431F" w:rsidRPr="00B74F2F">
        <w:rPr>
          <w:rFonts w:cs="Times New Roman"/>
        </w:rPr>
        <w:t xml:space="preserve"> detection system and </w:t>
      </w:r>
      <w:r w:rsidR="0039141C">
        <w:rPr>
          <w:rFonts w:cs="Times New Roman"/>
        </w:rPr>
        <w:t xml:space="preserve">the </w:t>
      </w:r>
      <w:r w:rsidR="004D431F" w:rsidRPr="00B74F2F">
        <w:rPr>
          <w:rFonts w:cs="Times New Roman"/>
        </w:rPr>
        <w:t>primer sets defined previously</w:t>
      </w:r>
      <w:r w:rsidR="00980C28">
        <w:rPr>
          <w:rFonts w:cs="Times New Roman"/>
        </w:rPr>
        <w:t xml:space="preserve"> (Sauze et al., 201</w:t>
      </w:r>
      <w:r w:rsidR="002540A8">
        <w:rPr>
          <w:rFonts w:cs="Times New Roman"/>
        </w:rPr>
        <w:t>7</w:t>
      </w:r>
      <w:r w:rsidR="00980C28">
        <w:rPr>
          <w:rFonts w:cs="Times New Roman"/>
        </w:rPr>
        <w:t>)</w:t>
      </w:r>
      <w:r w:rsidR="004D431F" w:rsidRPr="00B74F2F">
        <w:rPr>
          <w:rFonts w:cs="Times New Roman"/>
        </w:rPr>
        <w:t>.</w:t>
      </w:r>
      <w:r w:rsidR="0039141C">
        <w:rPr>
          <w:rFonts w:cs="Times New Roman"/>
        </w:rPr>
        <w:t xml:space="preserve"> In order to ensure that the sampling effort was equivalent between each replicate, the number of sequences was rarefied </w:t>
      </w:r>
      <w:proofErr w:type="gramStart"/>
      <w:ins w:id="72" w:author="Lisa Wingate" w:date="2020-06-10T13:41:00Z">
        <w:r w:rsidR="0039141C">
          <w:rPr>
            <w:rFonts w:cs="Times New Roman"/>
          </w:rPr>
          <w:t>to ?</w:t>
        </w:r>
        <w:proofErr w:type="gramEnd"/>
        <w:r w:rsidR="0039141C">
          <w:rPr>
            <w:rFonts w:cs="Times New Roman"/>
          </w:rPr>
          <w:t xml:space="preserve"> </w:t>
        </w:r>
      </w:ins>
      <w:proofErr w:type="gramStart"/>
      <w:r w:rsidR="0039141C">
        <w:rPr>
          <w:rFonts w:cs="Times New Roman"/>
        </w:rPr>
        <w:t>subsequently</w:t>
      </w:r>
      <w:proofErr w:type="gramEnd"/>
      <w:r w:rsidR="004D431F" w:rsidRPr="00B74F2F">
        <w:rPr>
          <w:rFonts w:cs="Times New Roman"/>
        </w:rPr>
        <w:t xml:space="preserve">. </w:t>
      </w:r>
      <w:r w:rsidR="0039141C">
        <w:rPr>
          <w:rFonts w:cs="Times New Roman"/>
        </w:rPr>
        <w:t xml:space="preserve">A </w:t>
      </w:r>
      <w:r w:rsidR="00D62C4E" w:rsidRPr="00D62C4E">
        <w:rPr>
          <w:rFonts w:cs="Times New Roman"/>
        </w:rPr>
        <w:t>raw data analysis of the 23S plastid rDNA amplicons obtained from the soil samples</w:t>
      </w:r>
      <w:r w:rsidR="0039141C">
        <w:rPr>
          <w:rFonts w:cs="Times New Roman"/>
        </w:rPr>
        <w:t xml:space="preserve"> was performed</w:t>
      </w:r>
      <w:r w:rsidR="00D62C4E" w:rsidRPr="00D62C4E">
        <w:rPr>
          <w:rFonts w:cs="Times New Roman"/>
        </w:rPr>
        <w:t xml:space="preserve"> </w:t>
      </w:r>
      <w:del w:id="73" w:author="Lisa Wingate" w:date="2020-06-10T13:42:00Z">
        <w:r w:rsidRPr="7CD8F938" w:rsidDel="7CD8F938">
          <w:rPr>
            <w:rFonts w:cs="Times New Roman"/>
          </w:rPr>
          <w:delText xml:space="preserve">by </w:delText>
        </w:r>
      </w:del>
      <w:r w:rsidR="00D62C4E" w:rsidRPr="00D62C4E">
        <w:rPr>
          <w:rFonts w:cs="Times New Roman"/>
        </w:rPr>
        <w:t xml:space="preserve">using the </w:t>
      </w:r>
      <w:proofErr w:type="spellStart"/>
      <w:r w:rsidR="00D62C4E" w:rsidRPr="00D62C4E">
        <w:rPr>
          <w:rFonts w:cs="Times New Roman"/>
        </w:rPr>
        <w:t>GnS</w:t>
      </w:r>
      <w:proofErr w:type="spellEnd"/>
      <w:r w:rsidR="00D97E88">
        <w:rPr>
          <w:rFonts w:cs="Times New Roman"/>
        </w:rPr>
        <w:t xml:space="preserve"> </w:t>
      </w:r>
      <w:r w:rsidR="00D62C4E" w:rsidRPr="00D62C4E">
        <w:rPr>
          <w:rFonts w:cs="Times New Roman"/>
        </w:rPr>
        <w:t>pipeline available</w:t>
      </w:r>
      <w:r w:rsidR="00D97E88">
        <w:rPr>
          <w:rFonts w:cs="Times New Roman"/>
        </w:rPr>
        <w:t xml:space="preserve"> </w:t>
      </w:r>
      <w:r w:rsidR="00D62C4E" w:rsidRPr="00D62C4E">
        <w:rPr>
          <w:rFonts w:cs="Times New Roman"/>
        </w:rPr>
        <w:t>at:</w:t>
      </w:r>
      <w:r w:rsidR="00D62C4E">
        <w:rPr>
          <w:rFonts w:cs="Times New Roman"/>
          <w:b/>
          <w:bCs/>
        </w:rPr>
        <w:t xml:space="preserve"> </w:t>
      </w:r>
      <w:hyperlink r:id="rId13" w:anchor=".XqmBTagzZPZ" w:history="1">
        <w:r w:rsidR="00D62C4E" w:rsidRPr="00D62C4E">
          <w:rPr>
            <w:rStyle w:val="Lienhypertexte"/>
            <w:rFonts w:cs="Times New Roman"/>
          </w:rPr>
          <w:t>https://zenodo.org/record/1123425#.XqmBTagzZPZ</w:t>
        </w:r>
      </w:hyperlink>
      <w:r w:rsidR="00D97E88">
        <w:rPr>
          <w:rFonts w:cs="Times New Roman"/>
        </w:rPr>
        <w:t xml:space="preserve"> </w:t>
      </w:r>
      <w:r w:rsidR="00D62C4E">
        <w:rPr>
          <w:rFonts w:cs="Times New Roman"/>
        </w:rPr>
        <w:t>(</w:t>
      </w:r>
      <w:proofErr w:type="spellStart"/>
      <w:r w:rsidR="00D62C4E">
        <w:rPr>
          <w:rFonts w:cs="Times New Roman"/>
        </w:rPr>
        <w:t>Terrat</w:t>
      </w:r>
      <w:proofErr w:type="spellEnd"/>
      <w:r w:rsidR="00D62C4E">
        <w:rPr>
          <w:rFonts w:cs="Times New Roman"/>
        </w:rPr>
        <w:t xml:space="preserve"> et al., 2012) following the different</w:t>
      </w:r>
      <w:del w:id="74" w:author="Lisa Wingate" w:date="2020-06-10T13:42:00Z">
        <w:r w:rsidRPr="7CD8F938" w:rsidDel="7CD8F938">
          <w:rPr>
            <w:rFonts w:cs="Times New Roman"/>
          </w:rPr>
          <w:delText>s</w:delText>
        </w:r>
      </w:del>
      <w:r w:rsidR="00D62C4E">
        <w:rPr>
          <w:rFonts w:cs="Times New Roman"/>
        </w:rPr>
        <w:t xml:space="preserve"> steps described previously</w:t>
      </w:r>
      <w:r w:rsidR="002540A8">
        <w:rPr>
          <w:rFonts w:cs="Times New Roman"/>
        </w:rPr>
        <w:t xml:space="preserve"> </w:t>
      </w:r>
      <w:r w:rsidR="002540A8">
        <w:rPr>
          <w:rFonts w:cs="Times New Roman"/>
        </w:rPr>
        <w:fldChar w:fldCharType="begin"/>
      </w:r>
      <w:r w:rsidR="002540A8">
        <w:rPr>
          <w:rFonts w:cs="Times New Roman"/>
        </w:rPr>
        <w:instrText xml:space="preserve"> ADDIN ZOTERO_ITEM CSL_CITATION {"citationID":"VRMgNSZC","properties":{"formattedCitation":"(Sebastien Terrat et al., 2015)","plainCitation":"(Sebastien Terrat et al., 2015)","noteIndex":0},"citationItems":[{"id":394,"uris":["http://zotero.org/users/4812129/items/TMAT8VA4"],"uri":["http://zotero.org/users/4812129/items/TMAT8VA4"],"itemData":{"id":394,"type":"article-journal","abstract":"This study was designed to assess the influence of three soil DNA extraction procedures, namely the International Organization for Standardization (ISO-11063, GnS-GII and modified ISO procedure (ISOm), on the taxonomic diversity and composition of soil bacterial and fungal communities. The efficacy of each soil DNA extraction method was assessed on five soils, differing in their physico-chemical characteristics and land use. A meta-barcoded pyrosequencing approach targeting 16S and 18S rRNA genes was applied to characterize soil microbial communities. We first observed that the GnS-GII introduced some heterogeneity in bacterial composition between replicates. Then, although no major difference was observed between extraction procedures for soil bacterial diversity, we saw that the number of fungal genera could be underestimated by the ISO-11063. In particular, this procedure underestimated the detection in several soils of the genera Cryptococcus, Pseudallescheria, Hypocrea and Plectosphaerella, which are of ecological interest. Based on these results, we recommend using the ISOm method for studies focusing on both the bacterial and fungal communities. Indeed, the ISOm procedure provides a better evaluation of bacterial and fungal communities and is limited to the modification of the mechanical lysis step of the existing ISO-11063 standard.","container-title":"Microbial Biotechnology","DOI":"10.1111/1751-7915.12162","ISSN":"1751-7915","issue":"1","language":"en","note":"_eprint: https://sfamjournals.onlinelibrary.wiley.com/doi/pdf/10.1111/1751-7915.12162","page":"131-142","source":"Wiley Online Library","title":"Meta-barcoded evaluation of the ISO standard 11063 DNA extraction procedure to characterize soil bacterial and fungal community diversity and composition","volume":"8","author":[{"family":"Terrat","given":"Sebastien"},{"family":"Plassart","given":"Pierre"},{"family":"Bourgeois","given":"Emilie"},{"family":"Ferreira","given":"Stéphanie"},{"family":"Dequiedt","given":"Samuel"},{"family":"Adele‐Dit‐De‐Renseville","given":"Nathalie"},{"family":"Lemanceau","given":"Philippe"},{"family":"Bispo","given":"Antonio"},{"family":"Chabbi","given":"Abad"},{"family":"Maron","given":"Pierre-Alain"},{"family":"Ranjard","given":"Lionel"}],"issued":{"date-parts":[["2015"]]}}}],"schema":"https://github.com/citation-style-language/schema/raw/master/csl-citation.json"} </w:instrText>
      </w:r>
      <w:r w:rsidR="002540A8">
        <w:rPr>
          <w:rFonts w:cs="Times New Roman"/>
        </w:rPr>
        <w:fldChar w:fldCharType="separate"/>
      </w:r>
      <w:r w:rsidR="002540A8" w:rsidRPr="002540A8">
        <w:rPr>
          <w:rFonts w:cs="Times New Roman"/>
        </w:rPr>
        <w:t>(Terrat et al., 2015)</w:t>
      </w:r>
      <w:r w:rsidR="002540A8">
        <w:rPr>
          <w:rFonts w:cs="Times New Roman"/>
        </w:rPr>
        <w:fldChar w:fldCharType="end"/>
      </w:r>
      <w:r w:rsidR="00D62C4E">
        <w:rPr>
          <w:rFonts w:cs="Times New Roman"/>
        </w:rPr>
        <w:t xml:space="preserve">. Taxonomic </w:t>
      </w:r>
      <w:r w:rsidR="0039141C">
        <w:rPr>
          <w:rFonts w:cs="Times New Roman"/>
        </w:rPr>
        <w:t xml:space="preserve">identification </w:t>
      </w:r>
      <w:ins w:id="75" w:author="Lisa Wingate" w:date="2020-06-10T13:42:00Z">
        <w:r w:rsidR="0039141C">
          <w:rPr>
            <w:rFonts w:cs="Times New Roman"/>
          </w:rPr>
          <w:t>of the 23S</w:t>
        </w:r>
      </w:ins>
      <w:ins w:id="76" w:author="Lisa Wingate" w:date="2020-06-10T13:43:00Z">
        <w:r w:rsidR="0039141C">
          <w:rPr>
            <w:rFonts w:cs="Times New Roman"/>
          </w:rPr>
          <w:t xml:space="preserve"> genes </w:t>
        </w:r>
      </w:ins>
      <w:r w:rsidR="00D62C4E">
        <w:rPr>
          <w:rFonts w:cs="Times New Roman"/>
        </w:rPr>
        <w:t xml:space="preserve">was </w:t>
      </w:r>
      <w:r w:rsidR="0039141C">
        <w:rPr>
          <w:rFonts w:cs="Times New Roman"/>
        </w:rPr>
        <w:t>carried out</w:t>
      </w:r>
      <w:r w:rsidR="00D62C4E">
        <w:rPr>
          <w:rFonts w:cs="Times New Roman"/>
        </w:rPr>
        <w:t xml:space="preserve"> using </w:t>
      </w:r>
      <w:r w:rsidR="0039141C">
        <w:rPr>
          <w:rFonts w:cs="Times New Roman"/>
        </w:rPr>
        <w:t xml:space="preserve">the </w:t>
      </w:r>
      <w:proofErr w:type="spellStart"/>
      <w:r w:rsidR="004A7941" w:rsidRPr="004A7941">
        <w:rPr>
          <w:rFonts w:cs="Times New Roman"/>
          <w:color w:val="222222"/>
          <w:shd w:val="clear" w:color="auto" w:fill="FFFFFF"/>
        </w:rPr>
        <w:t>μ</w:t>
      </w:r>
      <w:r w:rsidR="00D62C4E">
        <w:rPr>
          <w:rFonts w:cs="Times New Roman"/>
        </w:rPr>
        <w:t>green-db</w:t>
      </w:r>
      <w:proofErr w:type="spellEnd"/>
      <w:r w:rsidR="0039141C">
        <w:rPr>
          <w:rFonts w:cs="Times New Roman"/>
        </w:rPr>
        <w:t xml:space="preserve"> database</w:t>
      </w:r>
      <w:r w:rsidR="00D62C4E">
        <w:rPr>
          <w:rFonts w:cs="Times New Roman"/>
        </w:rPr>
        <w:t xml:space="preserve"> </w:t>
      </w:r>
      <w:ins w:id="77" w:author="Lisa Wingate" w:date="2020-06-10T13:46:00Z">
        <w:r w:rsidR="7CD8F938" w:rsidRPr="7CD8F938">
          <w:rPr>
            <w:rFonts w:cs="Times New Roman"/>
          </w:rPr>
          <w:t>http://microgreen-23sdatabase.ea.inra.fr/</w:t>
        </w:r>
        <w:r w:rsidR="00D62C4E">
          <w:rPr>
            <w:rFonts w:cs="Times New Roman"/>
          </w:rPr>
          <w:t xml:space="preserve"> (</w:t>
        </w:r>
        <w:proofErr w:type="spellStart"/>
        <w:r w:rsidR="00D62C4E">
          <w:rPr>
            <w:rFonts w:cs="Times New Roman"/>
          </w:rPr>
          <w:t>Djemiel</w:t>
        </w:r>
        <w:proofErr w:type="spellEnd"/>
        <w:r w:rsidR="00D62C4E">
          <w:rPr>
            <w:rFonts w:cs="Times New Roman"/>
          </w:rPr>
          <w:t xml:space="preserve"> et al., 2020) </w:t>
        </w:r>
      </w:ins>
      <w:r w:rsidR="00D62C4E" w:rsidRPr="00D62C4E">
        <w:rPr>
          <w:rFonts w:cs="Times New Roman"/>
        </w:rPr>
        <w:t xml:space="preserve">and the USEARCH program </w:t>
      </w:r>
      <w:r w:rsidR="00D62C4E" w:rsidRPr="7CD8F938">
        <w:rPr>
          <w:rFonts w:cs="Times New Roman"/>
          <w:kern w:val="0"/>
          <w:lang w:bidi="ar-SA"/>
        </w:rPr>
        <w:t>(</w:t>
      </w:r>
      <w:r w:rsidR="7CD8F938">
        <w:t xml:space="preserve">v6.0.307; </w:t>
      </w:r>
      <w:r w:rsidR="00D62C4E" w:rsidRPr="00D62C4E">
        <w:rPr>
          <w:rFonts w:cs="Times New Roman"/>
          <w:kern w:val="0"/>
          <w:lang w:bidi="ar-SA"/>
        </w:rPr>
        <w:t>) with specific parameters</w:t>
      </w:r>
      <w:r w:rsidR="00D62C4E">
        <w:rPr>
          <w:rFonts w:cs="Times New Roman"/>
          <w:kern w:val="0"/>
          <w:lang w:bidi="ar-SA"/>
        </w:rPr>
        <w:t xml:space="preserve"> (-</w:t>
      </w:r>
      <w:proofErr w:type="spellStart"/>
      <w:r w:rsidR="00D62C4E">
        <w:rPr>
          <w:rFonts w:cs="Times New Roman"/>
          <w:kern w:val="0"/>
          <w:lang w:bidi="ar-SA"/>
        </w:rPr>
        <w:t>maxhits</w:t>
      </w:r>
      <w:proofErr w:type="spellEnd"/>
      <w:r w:rsidR="00D62C4E">
        <w:rPr>
          <w:rFonts w:cs="Times New Roman"/>
          <w:kern w:val="0"/>
          <w:lang w:bidi="ar-SA"/>
        </w:rPr>
        <w:t xml:space="preserve"> 15, -</w:t>
      </w:r>
      <w:proofErr w:type="spellStart"/>
      <w:r w:rsidR="00D62C4E">
        <w:rPr>
          <w:rFonts w:cs="Times New Roman"/>
          <w:kern w:val="0"/>
          <w:lang w:bidi="ar-SA"/>
        </w:rPr>
        <w:t>maxaccepts</w:t>
      </w:r>
      <w:proofErr w:type="spellEnd"/>
      <w:r w:rsidR="00D62C4E">
        <w:rPr>
          <w:rFonts w:cs="Times New Roman"/>
          <w:kern w:val="0"/>
          <w:lang w:bidi="ar-SA"/>
        </w:rPr>
        <w:t xml:space="preserve"> 0, and </w:t>
      </w:r>
      <w:proofErr w:type="spellStart"/>
      <w:r w:rsidR="00D62C4E">
        <w:rPr>
          <w:rFonts w:cs="Times New Roman"/>
          <w:kern w:val="0"/>
          <w:lang w:bidi="ar-SA"/>
        </w:rPr>
        <w:t>maxrejects</w:t>
      </w:r>
      <w:proofErr w:type="spellEnd"/>
      <w:r w:rsidR="00D62C4E">
        <w:rPr>
          <w:rFonts w:cs="Times New Roman"/>
          <w:kern w:val="0"/>
          <w:lang w:bidi="ar-SA"/>
        </w:rPr>
        <w:t xml:space="preserve"> 0).</w:t>
      </w:r>
      <w:r w:rsidR="7CD8F938" w:rsidRPr="7CD8F938">
        <w:rPr>
          <w:rStyle w:val="Lienhypertexte"/>
          <w:rFonts w:cs="Times New Roman"/>
          <w:lang w:bidi="ar-SA"/>
        </w:rPr>
        <w:t>www.drive5.com/</w:t>
      </w:r>
      <w:proofErr w:type="spellStart"/>
      <w:r w:rsidR="7CD8F938" w:rsidRPr="7CD8F938">
        <w:rPr>
          <w:rStyle w:val="Lienhypertexte"/>
          <w:rFonts w:cs="Times New Roman"/>
          <w:lang w:bidi="ar-SA"/>
        </w:rPr>
        <w:t>usearch</w:t>
      </w:r>
      <w:proofErr w:type="spellEnd"/>
      <w:r w:rsidR="7CD8F938" w:rsidRPr="7CD8F938">
        <w:rPr>
          <w:rFonts w:cs="Times New Roman"/>
          <w:lang w:bidi="ar-SA"/>
        </w:rPr>
        <w:t>) with specific parameters (-</w:t>
      </w:r>
      <w:proofErr w:type="spellStart"/>
      <w:r w:rsidR="7CD8F938" w:rsidRPr="7CD8F938">
        <w:rPr>
          <w:rFonts w:cs="Times New Roman"/>
          <w:lang w:bidi="ar-SA"/>
        </w:rPr>
        <w:t>maxhits</w:t>
      </w:r>
      <w:proofErr w:type="spellEnd"/>
      <w:r w:rsidR="7CD8F938" w:rsidRPr="7CD8F938">
        <w:rPr>
          <w:rFonts w:cs="Times New Roman"/>
          <w:lang w:bidi="ar-SA"/>
        </w:rPr>
        <w:t xml:space="preserve"> 15, -</w:t>
      </w:r>
      <w:proofErr w:type="spellStart"/>
      <w:r w:rsidR="7CD8F938" w:rsidRPr="7CD8F938">
        <w:rPr>
          <w:rFonts w:cs="Times New Roman"/>
          <w:lang w:bidi="ar-SA"/>
        </w:rPr>
        <w:t>maxaccepts</w:t>
      </w:r>
      <w:proofErr w:type="spellEnd"/>
      <w:r w:rsidR="7CD8F938" w:rsidRPr="7CD8F938">
        <w:rPr>
          <w:rFonts w:cs="Times New Roman"/>
          <w:lang w:bidi="ar-SA"/>
        </w:rPr>
        <w:t xml:space="preserve"> 0, and </w:t>
      </w:r>
      <w:proofErr w:type="spellStart"/>
      <w:r w:rsidR="7CD8F938" w:rsidRPr="7CD8F938">
        <w:rPr>
          <w:rFonts w:cs="Times New Roman"/>
          <w:lang w:bidi="ar-SA"/>
        </w:rPr>
        <w:t>maxrejects</w:t>
      </w:r>
      <w:proofErr w:type="spellEnd"/>
      <w:r w:rsidR="7CD8F938" w:rsidRPr="7CD8F938">
        <w:rPr>
          <w:rFonts w:cs="Times New Roman"/>
          <w:lang w:bidi="ar-SA"/>
        </w:rPr>
        <w:t xml:space="preserve"> 0).</w:t>
      </w:r>
    </w:p>
    <w:p w14:paraId="60D7284C" w14:textId="1CCD9602" w:rsidR="00AF04D5" w:rsidRPr="002B6C5E" w:rsidRDefault="7CD8F938" w:rsidP="00A1261D">
      <w:pPr>
        <w:spacing w:line="360" w:lineRule="auto"/>
        <w:ind w:firstLine="709"/>
        <w:jc w:val="both"/>
        <w:rPr>
          <w:rFonts w:cs="Times New Roman"/>
        </w:rPr>
      </w:pPr>
      <w:r w:rsidRPr="7CD8F938">
        <w:rPr>
          <w:rFonts w:cs="Times New Roman"/>
        </w:rPr>
        <w:t xml:space="preserve">The resulting material consisted in multiple tables compiling the abundances for each OTU identified. We chose to present and </w:t>
      </w:r>
      <w:proofErr w:type="spellStart"/>
      <w:r w:rsidRPr="7CD8F938">
        <w:rPr>
          <w:rFonts w:cs="Times New Roman"/>
        </w:rPr>
        <w:t>analyze</w:t>
      </w:r>
      <w:proofErr w:type="spellEnd"/>
      <w:r w:rsidRPr="7CD8F938">
        <w:rPr>
          <w:rFonts w:cs="Times New Roman"/>
        </w:rPr>
        <w:t xml:space="preserve"> data at the “class” level because this taxonomic level appeared to be the best compromise between being precise enough and being able to compare between kingdoms. Data analyses were also run at lower taxonomic levels, with roughly similar results however, the number of unassigned OTUs generally increased (referred to in the Figures as “unidentified”). Furthermore, information describing the ecology of organisms at the class level was probably the best given that the dissimilar</w:t>
      </w:r>
      <w:ins w:id="78" w:author="Lisa Wingate" w:date="2020-06-10T13:50:00Z">
        <w:r w:rsidRPr="7CD8F938">
          <w:rPr>
            <w:rFonts w:cs="Times New Roman"/>
          </w:rPr>
          <w:t>it</w:t>
        </w:r>
      </w:ins>
      <w:r w:rsidRPr="7CD8F938">
        <w:rPr>
          <w:rFonts w:cs="Times New Roman"/>
        </w:rPr>
        <w:t>y among microbial functions generally increased at higher trophic levels.</w:t>
      </w:r>
    </w:p>
    <w:p w14:paraId="490D6672" w14:textId="77777777" w:rsidR="008933AD" w:rsidRPr="00B74F2F" w:rsidRDefault="004D431F" w:rsidP="00FC486D">
      <w:pPr>
        <w:pStyle w:val="Titre2"/>
      </w:pPr>
      <w:bookmarkStart w:id="79" w:name="_Toc42400674"/>
      <w:r w:rsidRPr="00B74F2F">
        <w:lastRenderedPageBreak/>
        <w:t xml:space="preserve">Statistical </w:t>
      </w:r>
      <w:proofErr w:type="gramStart"/>
      <w:r w:rsidRPr="00B74F2F">
        <w:t>analyses :</w:t>
      </w:r>
      <w:bookmarkEnd w:id="79"/>
      <w:proofErr w:type="gramEnd"/>
      <w:r w:rsidRPr="00B74F2F">
        <w:t xml:space="preserve"> </w:t>
      </w:r>
    </w:p>
    <w:p w14:paraId="54C5B3D9" w14:textId="4515B773" w:rsidR="00C35825" w:rsidRPr="00A1261D" w:rsidRDefault="7CD8F938" w:rsidP="00A1261D">
      <w:pPr>
        <w:spacing w:line="360" w:lineRule="auto"/>
        <w:jc w:val="both"/>
        <w:rPr>
          <w:rFonts w:cs="Times New Roman"/>
        </w:rPr>
      </w:pPr>
      <w:r w:rsidRPr="7CD8F938">
        <w:rPr>
          <w:rFonts w:cs="Times New Roman"/>
        </w:rPr>
        <w:t>All statistical analyses were performed with the R software package (R version 3.6, R Core Team, 2019).</w:t>
      </w:r>
      <w:r w:rsidRPr="7CD8F938">
        <w:rPr>
          <w:rFonts w:cs="Times New Roman"/>
          <w:b/>
          <w:bCs/>
        </w:rPr>
        <w:t xml:space="preserve"> </w:t>
      </w:r>
      <w:proofErr w:type="spellStart"/>
      <w:r w:rsidRPr="7CD8F938">
        <w:rPr>
          <w:rFonts w:cs="Times New Roman"/>
        </w:rPr>
        <w:t>Permanovas</w:t>
      </w:r>
      <w:proofErr w:type="spellEnd"/>
      <w:r w:rsidRPr="7CD8F938">
        <w:rPr>
          <w:rFonts w:cs="Times New Roman"/>
        </w:rPr>
        <w:t xml:space="preserve"> (</w:t>
      </w:r>
      <w:proofErr w:type="spellStart"/>
      <w:r w:rsidRPr="7CD8F938">
        <w:rPr>
          <w:rFonts w:cs="Times New Roman"/>
        </w:rPr>
        <w:t>adonis</w:t>
      </w:r>
      <w:proofErr w:type="spellEnd"/>
      <w:r w:rsidRPr="7CD8F938">
        <w:rPr>
          <w:rFonts w:cs="Times New Roman"/>
        </w:rPr>
        <w:t xml:space="preserve"> in vegan package, Oksanen et.al, 2008) allowed </w:t>
      </w:r>
      <w:ins w:id="80" w:author="Lisa Wingate" w:date="2020-06-10T13:51:00Z">
        <w:r w:rsidRPr="7CD8F938">
          <w:rPr>
            <w:rFonts w:cs="Times New Roman"/>
          </w:rPr>
          <w:t>an</w:t>
        </w:r>
      </w:ins>
      <w:del w:id="81" w:author="Lisa Wingate" w:date="2020-06-10T13:51:00Z">
        <w:r w:rsidR="004D431F" w:rsidRPr="7CD8F938" w:rsidDel="7CD8F938">
          <w:rPr>
            <w:rFonts w:cs="Times New Roman"/>
          </w:rPr>
          <w:delText>to</w:delText>
        </w:r>
      </w:del>
      <w:r w:rsidRPr="7CD8F938">
        <w:rPr>
          <w:rFonts w:cs="Times New Roman"/>
        </w:rPr>
        <w:t xml:space="preserve"> assess</w:t>
      </w:r>
      <w:ins w:id="82" w:author="Lisa Wingate" w:date="2020-06-10T13:51:00Z">
        <w:r w:rsidRPr="7CD8F938">
          <w:rPr>
            <w:rFonts w:cs="Times New Roman"/>
          </w:rPr>
          <w:t>ment of</w:t>
        </w:r>
      </w:ins>
      <w:r w:rsidRPr="7CD8F938">
        <w:rPr>
          <w:rFonts w:cs="Times New Roman"/>
        </w:rPr>
        <w:t xml:space="preserve"> how soil light treatments (light or dark) and soil types (DBZ, LB, LG or TL) as well as their interaction influenced the composition of bacterial, fungal and phototroph</w:t>
      </w:r>
      <w:del w:id="83" w:author="Lisa Wingate" w:date="2020-06-10T13:51:00Z">
        <w:r w:rsidR="004D431F" w:rsidRPr="7CD8F938" w:rsidDel="7CD8F938">
          <w:rPr>
            <w:rFonts w:cs="Times New Roman"/>
          </w:rPr>
          <w:delText>s</w:delText>
        </w:r>
      </w:del>
      <w:r w:rsidRPr="7CD8F938">
        <w:rPr>
          <w:rFonts w:cs="Times New Roman"/>
        </w:rPr>
        <w:t xml:space="preserve"> communities. Mixed effect linear models (</w:t>
      </w:r>
      <w:proofErr w:type="spellStart"/>
      <w:r w:rsidRPr="7CD8F938">
        <w:rPr>
          <w:rFonts w:cs="Times New Roman"/>
        </w:rPr>
        <w:t>lme</w:t>
      </w:r>
      <w:proofErr w:type="spellEnd"/>
      <w:r w:rsidRPr="7CD8F938">
        <w:rPr>
          <w:rFonts w:cs="Times New Roman"/>
        </w:rPr>
        <w:t xml:space="preserve"> in nlme package, </w:t>
      </w:r>
      <w:proofErr w:type="spellStart"/>
      <w:r w:rsidRPr="7CD8F938">
        <w:rPr>
          <w:rFonts w:cs="Times New Roman"/>
        </w:rPr>
        <w:t>Pinheiro</w:t>
      </w:r>
      <w:proofErr w:type="spellEnd"/>
      <w:r w:rsidRPr="7CD8F938">
        <w:rPr>
          <w:rFonts w:cs="Times New Roman"/>
        </w:rPr>
        <w:t xml:space="preserve"> et al., 2015) were used to determine the effect of light treatments and soil type on CO</w:t>
      </w:r>
      <w:r w:rsidRPr="7CD8F938">
        <w:rPr>
          <w:rFonts w:cs="Times New Roman"/>
          <w:vertAlign w:val="subscript"/>
        </w:rPr>
        <w:t>2</w:t>
      </w:r>
      <w:r w:rsidRPr="7CD8F938">
        <w:rPr>
          <w:rFonts w:cs="Times New Roman"/>
        </w:rPr>
        <w:t xml:space="preserve"> and COS soil fluxes. The </w:t>
      </w:r>
      <w:commentRangeStart w:id="84"/>
      <w:r w:rsidRPr="7CD8F938">
        <w:rPr>
          <w:rFonts w:cs="Times New Roman"/>
        </w:rPr>
        <w:t>position</w:t>
      </w:r>
      <w:commentRangeEnd w:id="84"/>
      <w:r w:rsidR="004D431F">
        <w:commentReference w:id="84"/>
      </w:r>
      <w:r w:rsidRPr="7CD8F938">
        <w:rPr>
          <w:rFonts w:cs="Times New Roman"/>
        </w:rPr>
        <w:t xml:space="preserve"> in the climate-control chamber was taken as a random effect in these analyses. Canonical correspondence analysis (CCA) was used to represent the variation among algal, bacterial or fungal classes and </w:t>
      </w:r>
      <w:proofErr w:type="spellStart"/>
      <w:r w:rsidRPr="7CD8F938">
        <w:rPr>
          <w:rFonts w:cs="Times New Roman"/>
        </w:rPr>
        <w:t>analyze</w:t>
      </w:r>
      <w:proofErr w:type="spellEnd"/>
      <w:r w:rsidRPr="7CD8F938">
        <w:rPr>
          <w:rFonts w:cs="Times New Roman"/>
        </w:rPr>
        <w:t xml:space="preserve"> how much of the total variation (inertia) was explained by the ‘environmental variables’, i.e., measure</w:t>
      </w:r>
      <w:ins w:id="85" w:author="Lisa Wingate" w:date="2020-06-10T13:53:00Z">
        <w:r w:rsidRPr="7CD8F938">
          <w:rPr>
            <w:rFonts w:cs="Times New Roman"/>
          </w:rPr>
          <w:t>d</w:t>
        </w:r>
      </w:ins>
      <w:del w:id="86" w:author="Lisa Wingate" w:date="2020-06-10T13:53:00Z">
        <w:r w:rsidR="004D431F" w:rsidRPr="7CD8F938" w:rsidDel="7CD8F938">
          <w:rPr>
            <w:rFonts w:cs="Times New Roman"/>
          </w:rPr>
          <w:delText>s</w:delText>
        </w:r>
      </w:del>
      <w:r w:rsidRPr="7CD8F938">
        <w:rPr>
          <w:rFonts w:cs="Times New Roman"/>
        </w:rPr>
        <w:t xml:space="preserve"> </w:t>
      </w:r>
      <w:del w:id="87" w:author="Lisa Wingate" w:date="2020-06-10T13:53:00Z">
        <w:r w:rsidR="004D431F" w:rsidRPr="7CD8F938" w:rsidDel="7CD8F938">
          <w:rPr>
            <w:rFonts w:cs="Times New Roman"/>
          </w:rPr>
          <w:delText xml:space="preserve">of </w:delText>
        </w:r>
      </w:del>
      <w:r w:rsidRPr="7CD8F938">
        <w:rPr>
          <w:rFonts w:cs="Times New Roman"/>
        </w:rPr>
        <w:t xml:space="preserve">components of OM quality and soil properties </w:t>
      </w:r>
      <w:r w:rsidR="004D431F" w:rsidRPr="7CD8F938">
        <w:rPr>
          <w:rFonts w:cs="Times New Roman"/>
        </w:rPr>
        <w:fldChar w:fldCharType="begin"/>
      </w:r>
      <w:r w:rsidR="004D431F" w:rsidRPr="7CD8F938">
        <w:rPr>
          <w:rFonts w:cs="Times New Roman"/>
        </w:rPr>
        <w:instrText xml:space="preserve"> ADDIN ZOTERO_ITEM CSL_CITATION {"citationID":"BG8JAE2d","properties":{"formattedCitation":"(Ramette, 2007)","plainCitation":"(Ramette, 2007)","noteIndex":0},"citationItems":[{"id":452,"uris":["http://zotero.org/users/4812129/items/LS8MDIIK"],"uri":["http://zotero.org/users/4812129/items/LS8MDIIK"],"itemData":{"id":452,"type":"article-journal","abstract":"Abstract.  Environmental microbiology is undergoing a dramatic revolution due to the increasing accumulation of biological information and contextual environmen","container-title":"FEMS Microbiology Ecology","DOI":"10.1111/j.1574-6941.2007.00375.x","ISSN":"0168-6496","issue":"2","journalAbbreviation":"FEMS Microbiol Ecol","language":"en","note":"publisher: Oxford Academic","page":"142-160","source":"academic.oup.com","title":"Multivariate analyses in microbial ecology","volume":"62","author":[{"family":"Ramette","given":"Alban"}],"issued":{"date-parts":[["2007",11,1]]}}}],"schema":"https://github.com/citation-style-language/schema/raw/master/csl-citation.json"} </w:instrText>
      </w:r>
      <w:r w:rsidR="004D431F" w:rsidRPr="7CD8F938">
        <w:rPr>
          <w:rFonts w:cs="Times New Roman"/>
        </w:rPr>
        <w:fldChar w:fldCharType="separate"/>
      </w:r>
      <w:r w:rsidRPr="7CD8F938">
        <w:rPr>
          <w:rFonts w:cs="Times New Roman"/>
        </w:rPr>
        <w:t>(Ramette, 2007)</w:t>
      </w:r>
      <w:r w:rsidR="004D431F" w:rsidRPr="7CD8F938">
        <w:rPr>
          <w:rFonts w:cs="Times New Roman"/>
        </w:rPr>
        <w:fldChar w:fldCharType="end"/>
      </w:r>
      <w:r w:rsidRPr="7CD8F938">
        <w:rPr>
          <w:rFonts w:cs="Times New Roman"/>
        </w:rPr>
        <w:t xml:space="preserve">. The environmental variables </w:t>
      </w:r>
      <w:ins w:id="88" w:author="Lisa Wingate" w:date="2020-06-10T13:53:00Z">
        <w:r w:rsidRPr="7CD8F938">
          <w:rPr>
            <w:rFonts w:cs="Times New Roman"/>
          </w:rPr>
          <w:t xml:space="preserve">analysed </w:t>
        </w:r>
      </w:ins>
      <w:r w:rsidRPr="7CD8F938">
        <w:rPr>
          <w:rFonts w:cs="Times New Roman"/>
        </w:rPr>
        <w:t>were land use, pH, sand content, silt content and C</w:t>
      </w:r>
      <w:proofErr w:type="gramStart"/>
      <w:r w:rsidRPr="7CD8F938">
        <w:rPr>
          <w:rFonts w:cs="Times New Roman"/>
        </w:rPr>
        <w:t>:N</w:t>
      </w:r>
      <w:proofErr w:type="gramEnd"/>
      <w:r w:rsidRPr="7CD8F938">
        <w:rPr>
          <w:rFonts w:cs="Times New Roman"/>
        </w:rPr>
        <w:t xml:space="preserve"> ratio. We used generalized linear latent variable models (</w:t>
      </w:r>
      <w:proofErr w:type="spellStart"/>
      <w:r w:rsidRPr="7CD8F938">
        <w:rPr>
          <w:rFonts w:cs="Times New Roman"/>
        </w:rPr>
        <w:t>gllvm</w:t>
      </w:r>
      <w:proofErr w:type="spellEnd"/>
      <w:r w:rsidRPr="7CD8F938">
        <w:rPr>
          <w:rFonts w:cs="Times New Roman"/>
        </w:rPr>
        <w:t xml:space="preserve"> from the </w:t>
      </w:r>
      <w:proofErr w:type="spellStart"/>
      <w:r w:rsidRPr="7CD8F938">
        <w:rPr>
          <w:rFonts w:cs="Times New Roman"/>
        </w:rPr>
        <w:t>gllvm</w:t>
      </w:r>
      <w:proofErr w:type="spellEnd"/>
      <w:r w:rsidRPr="7CD8F938">
        <w:rPr>
          <w:rFonts w:cs="Times New Roman"/>
        </w:rPr>
        <w:t xml:space="preserve"> package, </w:t>
      </w:r>
      <w:proofErr w:type="spellStart"/>
      <w:r w:rsidRPr="7CD8F938">
        <w:rPr>
          <w:rFonts w:cs="Times New Roman"/>
        </w:rPr>
        <w:t>Niku</w:t>
      </w:r>
      <w:proofErr w:type="spellEnd"/>
      <w:r w:rsidRPr="7CD8F938">
        <w:rPr>
          <w:rFonts w:cs="Times New Roman"/>
        </w:rPr>
        <w:t xml:space="preserve"> et al., 2019) to explain CO</w:t>
      </w:r>
      <w:r w:rsidRPr="7CD8F938">
        <w:rPr>
          <w:rFonts w:cs="Times New Roman"/>
          <w:vertAlign w:val="subscript"/>
        </w:rPr>
        <w:t xml:space="preserve">2 </w:t>
      </w:r>
      <w:r w:rsidRPr="7CD8F938">
        <w:rPr>
          <w:rFonts w:cs="Times New Roman"/>
        </w:rPr>
        <w:t>and COS fluxes by community composition parameters (i.e., classes of algae, bacteria and fungi). Finally, network plots (</w:t>
      </w:r>
      <w:proofErr w:type="spellStart"/>
      <w:r w:rsidRPr="7CD8F938">
        <w:rPr>
          <w:rFonts w:cs="Times New Roman"/>
        </w:rPr>
        <w:t>igraph</w:t>
      </w:r>
      <w:proofErr w:type="spellEnd"/>
      <w:r w:rsidRPr="7CD8F938">
        <w:rPr>
          <w:rFonts w:cs="Times New Roman"/>
        </w:rPr>
        <w:t xml:space="preserve"> package, </w:t>
      </w:r>
      <w:hyperlink r:id="rId14">
        <w:proofErr w:type="spellStart"/>
        <w:r w:rsidRPr="7CD8F938">
          <w:rPr>
            <w:rStyle w:val="Lienhypertexte"/>
            <w:rFonts w:cs="Times New Roman"/>
            <w:color w:val="auto"/>
            <w:u w:val="none"/>
          </w:rPr>
          <w:t>Csárdi</w:t>
        </w:r>
        <w:proofErr w:type="spellEnd"/>
      </w:hyperlink>
      <w:r>
        <w:t xml:space="preserve"> et al., 2006)</w:t>
      </w:r>
      <w:r w:rsidRPr="7CD8F938">
        <w:rPr>
          <w:rFonts w:cs="Times New Roman"/>
        </w:rPr>
        <w:t xml:space="preserve"> were built using the rarefied number of gene copies either in the dark or in the light. For this last analysis, we selected only the microbial classes </w:t>
      </w:r>
      <w:del w:id="89" w:author="Lisa Wingate" w:date="2020-06-10T13:54:00Z">
        <w:r w:rsidR="004D431F" w:rsidRPr="7CD8F938" w:rsidDel="7CD8F938">
          <w:rPr>
            <w:rFonts w:cs="Times New Roman"/>
          </w:rPr>
          <w:delText xml:space="preserve">presumably </w:delText>
        </w:r>
      </w:del>
      <w:r w:rsidRPr="7CD8F938">
        <w:rPr>
          <w:rFonts w:cs="Times New Roman"/>
        </w:rPr>
        <w:t>significantly involved in COS fluxes, according to the previous generalized linear latent variable model</w:t>
      </w:r>
      <w:ins w:id="90" w:author="Lisa Wingate" w:date="2020-06-10T13:55:00Z">
        <w:r w:rsidRPr="7CD8F938">
          <w:rPr>
            <w:rFonts w:cs="Times New Roman"/>
          </w:rPr>
          <w:t xml:space="preserve"> analysi</w:t>
        </w:r>
      </w:ins>
      <w:r w:rsidRPr="7CD8F938">
        <w:rPr>
          <w:rFonts w:cs="Times New Roman"/>
        </w:rPr>
        <w:t>s. A</w:t>
      </w:r>
      <w:ins w:id="91" w:author="Lisa Wingate" w:date="2020-06-10T13:55:00Z">
        <w:r w:rsidRPr="7CD8F938">
          <w:rPr>
            <w:rFonts w:cs="Times New Roman"/>
          </w:rPr>
          <w:t xml:space="preserve">n </w:t>
        </w:r>
        <w:proofErr w:type="spellStart"/>
        <w:r w:rsidRPr="7CD8F938">
          <w:rPr>
            <w:rFonts w:cs="Times New Roman"/>
          </w:rPr>
          <w:t>a</w:t>
        </w:r>
      </w:ins>
      <w:r w:rsidRPr="7CD8F938">
        <w:rPr>
          <w:rFonts w:cs="Times New Roman"/>
        </w:rPr>
        <w:t>bbrevations</w:t>
      </w:r>
      <w:proofErr w:type="spellEnd"/>
      <w:r w:rsidRPr="7CD8F938">
        <w:rPr>
          <w:rFonts w:cs="Times New Roman"/>
        </w:rPr>
        <w:t xml:space="preserve"> table for the CCA and the network analysis can be found in the supplementary data.</w:t>
      </w:r>
    </w:p>
    <w:p w14:paraId="485804C2" w14:textId="77777777" w:rsidR="00C35825" w:rsidRPr="00C35825" w:rsidRDefault="00C35825" w:rsidP="00C35825"/>
    <w:p w14:paraId="178ADE49" w14:textId="55AD6FED" w:rsidR="004A3C42" w:rsidRPr="00734E26" w:rsidRDefault="00DC232E" w:rsidP="00FC486D">
      <w:pPr>
        <w:pStyle w:val="Titre1"/>
      </w:pPr>
      <w:bookmarkStart w:id="92" w:name="_Toc42400675"/>
      <w:commentRangeStart w:id="93"/>
      <w:r>
        <w:rPr>
          <w:noProof/>
        </w:rPr>
        <w:pict w14:anchorId="74D4AC5A">
          <v:shape id="_x0000_s1030" type="#_x0000_t202" style="position:absolute;margin-left:-13.8pt;margin-top:33.2pt;width:481.9pt;height:25.8pt;z-index:251681280" stroked="f">
            <v:textbox style="mso-next-textbox:#_x0000_s1030;mso-fit-shape-to-text:t" inset="0,0,0,0">
              <w:txbxContent>
                <w:p w14:paraId="627DB20E" w14:textId="135A26D9" w:rsidR="00DC232E" w:rsidRDefault="00DC232E" w:rsidP="004A3C42">
                  <w:pPr>
                    <w:pStyle w:val="Lgende"/>
                    <w:rPr>
                      <w:i w:val="0"/>
                      <w:iCs w:val="0"/>
                    </w:rPr>
                  </w:pPr>
                  <w:r w:rsidRPr="001A6D07">
                    <w:rPr>
                      <w:b/>
                      <w:bCs/>
                      <w:i w:val="0"/>
                      <w:iCs w:val="0"/>
                    </w:rPr>
                    <w:t>Table 1</w:t>
                  </w:r>
                  <w:r w:rsidRPr="001A6D07">
                    <w:t xml:space="preserve"> </w:t>
                  </w:r>
                  <w:r w:rsidRPr="001A6D07">
                    <w:rPr>
                      <w:i w:val="0"/>
                      <w:iCs w:val="0"/>
                    </w:rPr>
                    <w:t>- Characteristics of the four different soil types across treatment</w:t>
                  </w:r>
                </w:p>
                <w:p w14:paraId="04912050" w14:textId="77777777" w:rsidR="00DC232E" w:rsidRPr="0052651D" w:rsidRDefault="00DC232E" w:rsidP="004A3C42">
                  <w:pPr>
                    <w:pStyle w:val="Lgende"/>
                    <w:rPr>
                      <w:i w:val="0"/>
                      <w:iCs w:val="0"/>
                    </w:rPr>
                  </w:pPr>
                </w:p>
              </w:txbxContent>
            </v:textbox>
            <w10:wrap type="topAndBottom"/>
          </v:shape>
        </w:pict>
      </w:r>
      <w:r w:rsidR="004A3C42" w:rsidRPr="00B74F2F">
        <w:t>Results</w:t>
      </w:r>
      <w:commentRangeEnd w:id="93"/>
      <w:r w:rsidR="009F0A25">
        <w:rPr>
          <w:rStyle w:val="Marquedecommentaire"/>
          <w:rFonts w:eastAsia="Noto Sans CJK SC"/>
          <w:b w:val="0"/>
          <w:color w:val="auto"/>
        </w:rPr>
        <w:commentReference w:id="93"/>
      </w:r>
      <w:r w:rsidR="004A3C42" w:rsidRPr="00B74F2F">
        <w:t xml:space="preserve"> :</w:t>
      </w:r>
      <w:bookmarkEnd w:id="92"/>
      <w:r w:rsidR="004A3C42" w:rsidRPr="00B74F2F">
        <w:t xml:space="preserve"> </w:t>
      </w:r>
      <w:r w:rsidR="009D7385">
        <w:t xml:space="preserve"> </w:t>
      </w:r>
    </w:p>
    <w:tbl>
      <w:tblPr>
        <w:tblStyle w:val="Grilledutableau"/>
        <w:tblW w:w="8897" w:type="dxa"/>
        <w:tblLook w:val="04A0" w:firstRow="1" w:lastRow="0" w:firstColumn="1" w:lastColumn="0" w:noHBand="0" w:noVBand="1"/>
      </w:tblPr>
      <w:tblGrid>
        <w:gridCol w:w="877"/>
        <w:gridCol w:w="973"/>
        <w:gridCol w:w="1396"/>
        <w:gridCol w:w="988"/>
        <w:gridCol w:w="1272"/>
        <w:gridCol w:w="1131"/>
        <w:gridCol w:w="1272"/>
        <w:gridCol w:w="988"/>
      </w:tblGrid>
      <w:tr w:rsidR="0052651D" w14:paraId="2FFA5860" w14:textId="77777777" w:rsidTr="7CD8F938">
        <w:trPr>
          <w:trHeight w:val="673"/>
        </w:trPr>
        <w:tc>
          <w:tcPr>
            <w:tcW w:w="880" w:type="dxa"/>
          </w:tcPr>
          <w:p w14:paraId="085C63A2" w14:textId="75599261" w:rsidR="0052651D" w:rsidRPr="0052651D" w:rsidRDefault="0052651D" w:rsidP="0052651D">
            <w:pPr>
              <w:spacing w:line="360" w:lineRule="auto"/>
              <w:jc w:val="center"/>
              <w:rPr>
                <w:rFonts w:cs="Times New Roman"/>
                <w:b/>
                <w:bCs/>
                <w:sz w:val="18"/>
                <w:szCs w:val="18"/>
              </w:rPr>
            </w:pPr>
            <w:r w:rsidRPr="0052651D">
              <w:rPr>
                <w:rFonts w:cs="Times New Roman"/>
                <w:b/>
                <w:bCs/>
                <w:sz w:val="18"/>
                <w:szCs w:val="18"/>
              </w:rPr>
              <w:t>Soil type</w:t>
            </w:r>
          </w:p>
        </w:tc>
        <w:tc>
          <w:tcPr>
            <w:tcW w:w="973" w:type="dxa"/>
          </w:tcPr>
          <w:p w14:paraId="5B66F526" w14:textId="3BD6A887" w:rsidR="0052651D" w:rsidRPr="0052651D" w:rsidRDefault="0052651D" w:rsidP="0052651D">
            <w:pPr>
              <w:spacing w:line="360" w:lineRule="auto"/>
              <w:jc w:val="center"/>
              <w:rPr>
                <w:rFonts w:cs="Times New Roman"/>
                <w:b/>
                <w:bCs/>
                <w:sz w:val="18"/>
                <w:szCs w:val="18"/>
              </w:rPr>
            </w:pPr>
            <w:r w:rsidRPr="0052651D">
              <w:rPr>
                <w:rFonts w:cs="Times New Roman"/>
                <w:b/>
                <w:bCs/>
                <w:sz w:val="18"/>
                <w:szCs w:val="18"/>
              </w:rPr>
              <w:t>Light treatment</w:t>
            </w:r>
          </w:p>
        </w:tc>
        <w:tc>
          <w:tcPr>
            <w:tcW w:w="1374" w:type="dxa"/>
          </w:tcPr>
          <w:p w14:paraId="17D78E98" w14:textId="15E5E3AB" w:rsidR="0052651D" w:rsidRPr="0052651D" w:rsidRDefault="0052651D" w:rsidP="0052651D">
            <w:pPr>
              <w:spacing w:line="360" w:lineRule="auto"/>
              <w:jc w:val="center"/>
              <w:rPr>
                <w:rFonts w:cs="Times New Roman"/>
                <w:b/>
                <w:bCs/>
                <w:sz w:val="18"/>
                <w:szCs w:val="18"/>
              </w:rPr>
            </w:pPr>
            <w:r>
              <w:rPr>
                <w:rFonts w:cs="Times New Roman"/>
                <w:b/>
                <w:bCs/>
                <w:sz w:val="18"/>
                <w:szCs w:val="18"/>
              </w:rPr>
              <w:t>Land use</w:t>
            </w:r>
          </w:p>
        </w:tc>
        <w:tc>
          <w:tcPr>
            <w:tcW w:w="992" w:type="dxa"/>
          </w:tcPr>
          <w:p w14:paraId="561D8C05" w14:textId="18BD9598" w:rsidR="0052651D" w:rsidRDefault="0052651D" w:rsidP="0052651D">
            <w:pPr>
              <w:spacing w:line="360" w:lineRule="auto"/>
              <w:jc w:val="center"/>
              <w:rPr>
                <w:rFonts w:cs="Times New Roman"/>
                <w:b/>
                <w:bCs/>
                <w:sz w:val="18"/>
                <w:szCs w:val="18"/>
              </w:rPr>
            </w:pPr>
            <w:r>
              <w:rPr>
                <w:rFonts w:cs="Times New Roman"/>
                <w:b/>
                <w:bCs/>
                <w:sz w:val="18"/>
                <w:szCs w:val="18"/>
              </w:rPr>
              <w:t>pH</w:t>
            </w:r>
          </w:p>
        </w:tc>
        <w:tc>
          <w:tcPr>
            <w:tcW w:w="1276" w:type="dxa"/>
          </w:tcPr>
          <w:p w14:paraId="43862440" w14:textId="04358947" w:rsidR="0052651D" w:rsidRPr="0052651D" w:rsidRDefault="0052651D" w:rsidP="0052651D">
            <w:pPr>
              <w:spacing w:line="360" w:lineRule="auto"/>
              <w:jc w:val="center"/>
              <w:rPr>
                <w:rFonts w:cs="Times New Roman"/>
                <w:b/>
                <w:bCs/>
                <w:sz w:val="18"/>
                <w:szCs w:val="18"/>
              </w:rPr>
            </w:pPr>
            <w:r>
              <w:rPr>
                <w:rFonts w:cs="Times New Roman"/>
                <w:b/>
                <w:bCs/>
                <w:sz w:val="18"/>
                <w:szCs w:val="18"/>
              </w:rPr>
              <w:t>Sand content</w:t>
            </w:r>
            <w:r w:rsidR="0054739E">
              <w:rPr>
                <w:rFonts w:cs="Times New Roman"/>
                <w:b/>
                <w:bCs/>
                <w:sz w:val="18"/>
                <w:szCs w:val="18"/>
              </w:rPr>
              <w:br/>
              <w:t>(g.kg</w:t>
            </w:r>
            <w:r w:rsidR="0054739E" w:rsidRPr="0054739E">
              <w:rPr>
                <w:rFonts w:cs="Times New Roman"/>
                <w:b/>
                <w:bCs/>
                <w:sz w:val="18"/>
                <w:szCs w:val="18"/>
                <w:vertAlign w:val="superscript"/>
              </w:rPr>
              <w:t>-1</w:t>
            </w:r>
            <w:r w:rsidR="0054739E">
              <w:rPr>
                <w:rFonts w:cs="Times New Roman"/>
                <w:b/>
                <w:bCs/>
                <w:sz w:val="18"/>
                <w:szCs w:val="18"/>
              </w:rPr>
              <w:t>)</w:t>
            </w:r>
          </w:p>
        </w:tc>
        <w:tc>
          <w:tcPr>
            <w:tcW w:w="1134" w:type="dxa"/>
          </w:tcPr>
          <w:p w14:paraId="0C298C96" w14:textId="3DF33779" w:rsidR="0052651D" w:rsidRPr="0052651D" w:rsidRDefault="0052651D" w:rsidP="0052651D">
            <w:pPr>
              <w:spacing w:line="360" w:lineRule="auto"/>
              <w:jc w:val="center"/>
              <w:rPr>
                <w:rFonts w:cs="Times New Roman"/>
                <w:b/>
                <w:bCs/>
                <w:sz w:val="18"/>
                <w:szCs w:val="18"/>
              </w:rPr>
            </w:pPr>
            <w:r>
              <w:rPr>
                <w:rFonts w:cs="Times New Roman"/>
                <w:b/>
                <w:bCs/>
                <w:sz w:val="18"/>
                <w:szCs w:val="18"/>
              </w:rPr>
              <w:t>Silt content</w:t>
            </w:r>
            <w:r w:rsidR="0054739E">
              <w:rPr>
                <w:rFonts w:cs="Times New Roman"/>
                <w:b/>
                <w:bCs/>
                <w:sz w:val="18"/>
                <w:szCs w:val="18"/>
              </w:rPr>
              <w:br/>
              <w:t>(g.kg</w:t>
            </w:r>
            <w:r w:rsidR="0054739E" w:rsidRPr="0054739E">
              <w:rPr>
                <w:rFonts w:cs="Times New Roman"/>
                <w:b/>
                <w:bCs/>
                <w:sz w:val="18"/>
                <w:szCs w:val="18"/>
                <w:vertAlign w:val="superscript"/>
              </w:rPr>
              <w:t>-1</w:t>
            </w:r>
            <w:r w:rsidR="0054739E">
              <w:rPr>
                <w:rFonts w:cs="Times New Roman"/>
                <w:b/>
                <w:bCs/>
                <w:sz w:val="18"/>
                <w:szCs w:val="18"/>
              </w:rPr>
              <w:t>)</w:t>
            </w:r>
          </w:p>
        </w:tc>
        <w:tc>
          <w:tcPr>
            <w:tcW w:w="1276" w:type="dxa"/>
          </w:tcPr>
          <w:p w14:paraId="31030819" w14:textId="4D704890" w:rsidR="0052651D" w:rsidRPr="0052651D" w:rsidRDefault="0052651D" w:rsidP="0052651D">
            <w:pPr>
              <w:spacing w:line="360" w:lineRule="auto"/>
              <w:jc w:val="center"/>
              <w:rPr>
                <w:rFonts w:cs="Times New Roman"/>
                <w:b/>
                <w:bCs/>
                <w:sz w:val="18"/>
                <w:szCs w:val="18"/>
              </w:rPr>
            </w:pPr>
            <w:r>
              <w:rPr>
                <w:rFonts w:cs="Times New Roman"/>
                <w:b/>
                <w:bCs/>
                <w:sz w:val="18"/>
                <w:szCs w:val="18"/>
              </w:rPr>
              <w:t>Clay content</w:t>
            </w:r>
            <w:r w:rsidR="0054739E">
              <w:rPr>
                <w:rFonts w:cs="Times New Roman"/>
                <w:b/>
                <w:bCs/>
                <w:sz w:val="18"/>
                <w:szCs w:val="18"/>
              </w:rPr>
              <w:br/>
              <w:t>(g.kg</w:t>
            </w:r>
            <w:r w:rsidR="0054739E" w:rsidRPr="0054739E">
              <w:rPr>
                <w:rFonts w:cs="Times New Roman"/>
                <w:b/>
                <w:bCs/>
                <w:sz w:val="18"/>
                <w:szCs w:val="18"/>
                <w:vertAlign w:val="superscript"/>
              </w:rPr>
              <w:t>-1</w:t>
            </w:r>
            <w:r w:rsidR="0054739E">
              <w:rPr>
                <w:rFonts w:cs="Times New Roman"/>
                <w:b/>
                <w:bCs/>
                <w:sz w:val="18"/>
                <w:szCs w:val="18"/>
              </w:rPr>
              <w:t>)</w:t>
            </w:r>
          </w:p>
        </w:tc>
        <w:tc>
          <w:tcPr>
            <w:tcW w:w="992" w:type="dxa"/>
          </w:tcPr>
          <w:p w14:paraId="5C5A63FF" w14:textId="25CA342E" w:rsidR="0052651D" w:rsidRPr="0052651D" w:rsidRDefault="0052651D" w:rsidP="0052651D">
            <w:pPr>
              <w:spacing w:line="360" w:lineRule="auto"/>
              <w:jc w:val="center"/>
              <w:rPr>
                <w:rFonts w:cs="Times New Roman"/>
                <w:b/>
                <w:bCs/>
                <w:sz w:val="18"/>
                <w:szCs w:val="18"/>
              </w:rPr>
            </w:pPr>
            <w:r>
              <w:rPr>
                <w:rFonts w:cs="Times New Roman"/>
                <w:b/>
                <w:bCs/>
                <w:sz w:val="18"/>
                <w:szCs w:val="18"/>
              </w:rPr>
              <w:t>C:N ratio</w:t>
            </w:r>
          </w:p>
        </w:tc>
      </w:tr>
      <w:tr w:rsidR="0052651D" w14:paraId="7C5B86E2" w14:textId="77777777" w:rsidTr="7CD8F938">
        <w:tc>
          <w:tcPr>
            <w:tcW w:w="880" w:type="dxa"/>
          </w:tcPr>
          <w:p w14:paraId="321D31F1" w14:textId="48BFB4D2" w:rsidR="0052651D" w:rsidRPr="0052651D" w:rsidRDefault="0052651D" w:rsidP="0052651D">
            <w:pPr>
              <w:spacing w:line="360" w:lineRule="auto"/>
              <w:jc w:val="center"/>
              <w:rPr>
                <w:rFonts w:cs="Times New Roman"/>
                <w:sz w:val="18"/>
                <w:szCs w:val="18"/>
              </w:rPr>
            </w:pPr>
            <w:r>
              <w:rPr>
                <w:rFonts w:cs="Times New Roman"/>
                <w:sz w:val="18"/>
                <w:szCs w:val="18"/>
              </w:rPr>
              <w:t>DBZ</w:t>
            </w:r>
          </w:p>
        </w:tc>
        <w:tc>
          <w:tcPr>
            <w:tcW w:w="973" w:type="dxa"/>
          </w:tcPr>
          <w:p w14:paraId="2511C6F0" w14:textId="1C3BB9A1" w:rsidR="0052651D" w:rsidRPr="0052651D" w:rsidRDefault="0052651D" w:rsidP="0052651D">
            <w:pPr>
              <w:spacing w:line="360" w:lineRule="auto"/>
              <w:jc w:val="center"/>
              <w:rPr>
                <w:rFonts w:cs="Times New Roman"/>
                <w:sz w:val="18"/>
                <w:szCs w:val="18"/>
              </w:rPr>
            </w:pPr>
            <w:r>
              <w:rPr>
                <w:rFonts w:cs="Times New Roman"/>
                <w:sz w:val="18"/>
                <w:szCs w:val="18"/>
              </w:rPr>
              <w:t>dark</w:t>
            </w:r>
          </w:p>
        </w:tc>
        <w:tc>
          <w:tcPr>
            <w:tcW w:w="1374" w:type="dxa"/>
          </w:tcPr>
          <w:p w14:paraId="3609BD9B" w14:textId="505070E6" w:rsidR="0052651D" w:rsidRPr="0052651D" w:rsidRDefault="0052651D" w:rsidP="0052651D">
            <w:pPr>
              <w:spacing w:line="360" w:lineRule="auto"/>
              <w:jc w:val="center"/>
              <w:rPr>
                <w:rFonts w:cs="Times New Roman"/>
                <w:sz w:val="18"/>
                <w:szCs w:val="18"/>
              </w:rPr>
            </w:pPr>
            <w:r>
              <w:rPr>
                <w:rFonts w:cs="Times New Roman"/>
                <w:sz w:val="18"/>
                <w:szCs w:val="18"/>
              </w:rPr>
              <w:t>cropland</w:t>
            </w:r>
          </w:p>
        </w:tc>
        <w:tc>
          <w:tcPr>
            <w:tcW w:w="992" w:type="dxa"/>
          </w:tcPr>
          <w:p w14:paraId="5580DE05" w14:textId="2D22D9EC" w:rsidR="0052651D" w:rsidRPr="0052651D" w:rsidRDefault="0052651D" w:rsidP="0052651D">
            <w:pPr>
              <w:spacing w:line="360" w:lineRule="auto"/>
              <w:jc w:val="center"/>
              <w:rPr>
                <w:rFonts w:cs="Times New Roman"/>
                <w:sz w:val="18"/>
                <w:szCs w:val="18"/>
              </w:rPr>
            </w:pPr>
            <w:r>
              <w:rPr>
                <w:rFonts w:cs="Times New Roman"/>
                <w:sz w:val="18"/>
                <w:szCs w:val="18"/>
              </w:rPr>
              <w:t>7.05</w:t>
            </w:r>
          </w:p>
        </w:tc>
        <w:tc>
          <w:tcPr>
            <w:tcW w:w="1276" w:type="dxa"/>
          </w:tcPr>
          <w:p w14:paraId="2EBBA3AC" w14:textId="45E1A99E" w:rsidR="0052651D" w:rsidRPr="0052651D" w:rsidRDefault="0052651D" w:rsidP="0052651D">
            <w:pPr>
              <w:spacing w:line="360" w:lineRule="auto"/>
              <w:jc w:val="center"/>
              <w:rPr>
                <w:rFonts w:cs="Times New Roman"/>
                <w:sz w:val="18"/>
                <w:szCs w:val="18"/>
              </w:rPr>
            </w:pPr>
            <w:r>
              <w:rPr>
                <w:rFonts w:cs="Times New Roman"/>
                <w:sz w:val="18"/>
                <w:szCs w:val="18"/>
              </w:rPr>
              <w:t>822</w:t>
            </w:r>
          </w:p>
        </w:tc>
        <w:tc>
          <w:tcPr>
            <w:tcW w:w="1134" w:type="dxa"/>
          </w:tcPr>
          <w:p w14:paraId="6F82D872" w14:textId="6B82DCCF" w:rsidR="0052651D" w:rsidRPr="0052651D" w:rsidRDefault="0052651D" w:rsidP="0052651D">
            <w:pPr>
              <w:spacing w:line="360" w:lineRule="auto"/>
              <w:jc w:val="center"/>
              <w:rPr>
                <w:rFonts w:cs="Times New Roman"/>
                <w:sz w:val="18"/>
                <w:szCs w:val="18"/>
              </w:rPr>
            </w:pPr>
            <w:r>
              <w:rPr>
                <w:rFonts w:cs="Times New Roman"/>
                <w:sz w:val="18"/>
                <w:szCs w:val="18"/>
              </w:rPr>
              <w:t>57</w:t>
            </w:r>
          </w:p>
        </w:tc>
        <w:tc>
          <w:tcPr>
            <w:tcW w:w="1276" w:type="dxa"/>
          </w:tcPr>
          <w:p w14:paraId="09B67AE3" w14:textId="0B826C33" w:rsidR="0052651D" w:rsidRPr="0052651D" w:rsidRDefault="0052651D" w:rsidP="0052651D">
            <w:pPr>
              <w:spacing w:line="360" w:lineRule="auto"/>
              <w:jc w:val="center"/>
              <w:rPr>
                <w:rFonts w:cs="Times New Roman"/>
                <w:sz w:val="18"/>
                <w:szCs w:val="18"/>
              </w:rPr>
            </w:pPr>
            <w:r>
              <w:rPr>
                <w:rFonts w:cs="Times New Roman"/>
                <w:sz w:val="18"/>
                <w:szCs w:val="18"/>
              </w:rPr>
              <w:t>91</w:t>
            </w:r>
          </w:p>
        </w:tc>
        <w:tc>
          <w:tcPr>
            <w:tcW w:w="992" w:type="dxa"/>
          </w:tcPr>
          <w:p w14:paraId="3895187A" w14:textId="132E76B6" w:rsidR="0052651D" w:rsidRPr="0052651D" w:rsidRDefault="0052651D" w:rsidP="0052651D">
            <w:pPr>
              <w:spacing w:line="360" w:lineRule="auto"/>
              <w:jc w:val="center"/>
              <w:rPr>
                <w:rFonts w:cs="Times New Roman"/>
                <w:sz w:val="18"/>
                <w:szCs w:val="18"/>
              </w:rPr>
            </w:pPr>
            <w:r>
              <w:rPr>
                <w:rFonts w:cs="Times New Roman"/>
                <w:sz w:val="18"/>
                <w:szCs w:val="18"/>
              </w:rPr>
              <w:t>13.9</w:t>
            </w:r>
          </w:p>
        </w:tc>
      </w:tr>
      <w:tr w:rsidR="0052651D" w14:paraId="22D0717B" w14:textId="77777777" w:rsidTr="7CD8F938">
        <w:tc>
          <w:tcPr>
            <w:tcW w:w="880" w:type="dxa"/>
          </w:tcPr>
          <w:p w14:paraId="5E527CA4" w14:textId="57F6AD61" w:rsidR="0052651D" w:rsidRPr="0052651D" w:rsidRDefault="0052651D" w:rsidP="0052651D">
            <w:pPr>
              <w:spacing w:line="360" w:lineRule="auto"/>
              <w:jc w:val="center"/>
              <w:rPr>
                <w:rFonts w:cs="Times New Roman"/>
                <w:sz w:val="18"/>
                <w:szCs w:val="18"/>
              </w:rPr>
            </w:pPr>
            <w:r>
              <w:rPr>
                <w:rFonts w:cs="Times New Roman"/>
                <w:sz w:val="18"/>
                <w:szCs w:val="18"/>
              </w:rPr>
              <w:t>DBZ</w:t>
            </w:r>
          </w:p>
        </w:tc>
        <w:tc>
          <w:tcPr>
            <w:tcW w:w="973" w:type="dxa"/>
          </w:tcPr>
          <w:p w14:paraId="1D849930" w14:textId="64755D26" w:rsidR="0052651D" w:rsidRPr="0052651D" w:rsidRDefault="0052651D" w:rsidP="0052651D">
            <w:pPr>
              <w:spacing w:line="360" w:lineRule="auto"/>
              <w:jc w:val="center"/>
              <w:rPr>
                <w:rFonts w:cs="Times New Roman"/>
                <w:sz w:val="18"/>
                <w:szCs w:val="18"/>
              </w:rPr>
            </w:pPr>
            <w:r>
              <w:rPr>
                <w:rFonts w:cs="Times New Roman"/>
                <w:sz w:val="18"/>
                <w:szCs w:val="18"/>
              </w:rPr>
              <w:t>light</w:t>
            </w:r>
          </w:p>
        </w:tc>
        <w:tc>
          <w:tcPr>
            <w:tcW w:w="1374" w:type="dxa"/>
          </w:tcPr>
          <w:p w14:paraId="02F598B6" w14:textId="00802690" w:rsidR="0052651D" w:rsidRPr="0052651D" w:rsidRDefault="0052651D" w:rsidP="0052651D">
            <w:pPr>
              <w:spacing w:line="360" w:lineRule="auto"/>
              <w:jc w:val="center"/>
              <w:rPr>
                <w:rFonts w:cs="Times New Roman"/>
                <w:sz w:val="18"/>
                <w:szCs w:val="18"/>
              </w:rPr>
            </w:pPr>
            <w:r>
              <w:rPr>
                <w:rFonts w:cs="Times New Roman"/>
                <w:sz w:val="18"/>
                <w:szCs w:val="18"/>
              </w:rPr>
              <w:t>cropland</w:t>
            </w:r>
          </w:p>
        </w:tc>
        <w:tc>
          <w:tcPr>
            <w:tcW w:w="992" w:type="dxa"/>
          </w:tcPr>
          <w:p w14:paraId="5F47DA84" w14:textId="1649ADA9" w:rsidR="0052651D" w:rsidRPr="0052651D" w:rsidRDefault="0052651D" w:rsidP="0052651D">
            <w:pPr>
              <w:spacing w:line="360" w:lineRule="auto"/>
              <w:jc w:val="center"/>
              <w:rPr>
                <w:rFonts w:cs="Times New Roman"/>
                <w:sz w:val="18"/>
                <w:szCs w:val="18"/>
              </w:rPr>
            </w:pPr>
            <w:r>
              <w:rPr>
                <w:rFonts w:cs="Times New Roman"/>
                <w:sz w:val="18"/>
                <w:szCs w:val="18"/>
              </w:rPr>
              <w:t>6.8</w:t>
            </w:r>
            <w:r w:rsidR="0054739E">
              <w:rPr>
                <w:rFonts w:cs="Times New Roman"/>
                <w:sz w:val="18"/>
                <w:szCs w:val="18"/>
              </w:rPr>
              <w:t>5</w:t>
            </w:r>
          </w:p>
        </w:tc>
        <w:tc>
          <w:tcPr>
            <w:tcW w:w="1276" w:type="dxa"/>
          </w:tcPr>
          <w:p w14:paraId="22F04287" w14:textId="2F02BE1C" w:rsidR="0052651D" w:rsidRPr="0052651D" w:rsidRDefault="0052651D" w:rsidP="0052651D">
            <w:pPr>
              <w:spacing w:line="360" w:lineRule="auto"/>
              <w:jc w:val="center"/>
              <w:rPr>
                <w:rFonts w:cs="Times New Roman"/>
                <w:sz w:val="18"/>
                <w:szCs w:val="18"/>
              </w:rPr>
            </w:pPr>
            <w:r>
              <w:rPr>
                <w:rFonts w:cs="Times New Roman"/>
                <w:sz w:val="18"/>
                <w:szCs w:val="18"/>
              </w:rPr>
              <w:t>822</w:t>
            </w:r>
          </w:p>
        </w:tc>
        <w:tc>
          <w:tcPr>
            <w:tcW w:w="1134" w:type="dxa"/>
          </w:tcPr>
          <w:p w14:paraId="763508AA" w14:textId="2CAF71FE" w:rsidR="0052651D" w:rsidRPr="0052651D" w:rsidRDefault="0052651D" w:rsidP="0052651D">
            <w:pPr>
              <w:spacing w:line="360" w:lineRule="auto"/>
              <w:jc w:val="center"/>
              <w:rPr>
                <w:rFonts w:cs="Times New Roman"/>
                <w:sz w:val="18"/>
                <w:szCs w:val="18"/>
              </w:rPr>
            </w:pPr>
            <w:r>
              <w:rPr>
                <w:rFonts w:cs="Times New Roman"/>
                <w:sz w:val="18"/>
                <w:szCs w:val="18"/>
              </w:rPr>
              <w:t>57</w:t>
            </w:r>
          </w:p>
        </w:tc>
        <w:tc>
          <w:tcPr>
            <w:tcW w:w="1276" w:type="dxa"/>
          </w:tcPr>
          <w:p w14:paraId="6B9A4782" w14:textId="5E1C821A" w:rsidR="0052651D" w:rsidRPr="0052651D" w:rsidRDefault="0052651D" w:rsidP="0052651D">
            <w:pPr>
              <w:spacing w:line="360" w:lineRule="auto"/>
              <w:jc w:val="center"/>
              <w:rPr>
                <w:rFonts w:cs="Times New Roman"/>
                <w:sz w:val="18"/>
                <w:szCs w:val="18"/>
              </w:rPr>
            </w:pPr>
            <w:r>
              <w:rPr>
                <w:rFonts w:cs="Times New Roman"/>
                <w:sz w:val="18"/>
                <w:szCs w:val="18"/>
              </w:rPr>
              <w:t>91</w:t>
            </w:r>
          </w:p>
        </w:tc>
        <w:tc>
          <w:tcPr>
            <w:tcW w:w="992" w:type="dxa"/>
          </w:tcPr>
          <w:p w14:paraId="18B639D8" w14:textId="1D651246" w:rsidR="0052651D" w:rsidRPr="0052651D" w:rsidRDefault="0052651D" w:rsidP="0052651D">
            <w:pPr>
              <w:spacing w:line="360" w:lineRule="auto"/>
              <w:jc w:val="center"/>
              <w:rPr>
                <w:rFonts w:cs="Times New Roman"/>
                <w:sz w:val="18"/>
                <w:szCs w:val="18"/>
              </w:rPr>
            </w:pPr>
            <w:r>
              <w:rPr>
                <w:rFonts w:cs="Times New Roman"/>
                <w:sz w:val="18"/>
                <w:szCs w:val="18"/>
              </w:rPr>
              <w:t>13.9</w:t>
            </w:r>
          </w:p>
        </w:tc>
      </w:tr>
      <w:tr w:rsidR="0052651D" w14:paraId="3A3A9728" w14:textId="77777777" w:rsidTr="7CD8F938">
        <w:tc>
          <w:tcPr>
            <w:tcW w:w="880" w:type="dxa"/>
          </w:tcPr>
          <w:p w14:paraId="319E5393" w14:textId="45835ACB" w:rsidR="0052651D" w:rsidRPr="0052651D" w:rsidRDefault="0052651D" w:rsidP="0052651D">
            <w:pPr>
              <w:spacing w:line="360" w:lineRule="auto"/>
              <w:jc w:val="center"/>
              <w:rPr>
                <w:rFonts w:cs="Times New Roman"/>
                <w:sz w:val="18"/>
                <w:szCs w:val="18"/>
              </w:rPr>
            </w:pPr>
            <w:r>
              <w:rPr>
                <w:rFonts w:cs="Times New Roman"/>
                <w:sz w:val="18"/>
                <w:szCs w:val="18"/>
              </w:rPr>
              <w:t>LB</w:t>
            </w:r>
          </w:p>
        </w:tc>
        <w:tc>
          <w:tcPr>
            <w:tcW w:w="973" w:type="dxa"/>
          </w:tcPr>
          <w:p w14:paraId="21F90AB7" w14:textId="31819031" w:rsidR="0052651D" w:rsidRPr="0052651D" w:rsidRDefault="0052651D" w:rsidP="0052651D">
            <w:pPr>
              <w:spacing w:line="360" w:lineRule="auto"/>
              <w:jc w:val="center"/>
              <w:rPr>
                <w:rFonts w:cs="Times New Roman"/>
                <w:sz w:val="18"/>
                <w:szCs w:val="18"/>
              </w:rPr>
            </w:pPr>
            <w:r>
              <w:rPr>
                <w:rFonts w:cs="Times New Roman"/>
                <w:sz w:val="18"/>
                <w:szCs w:val="18"/>
              </w:rPr>
              <w:t>dark</w:t>
            </w:r>
          </w:p>
        </w:tc>
        <w:tc>
          <w:tcPr>
            <w:tcW w:w="1374" w:type="dxa"/>
          </w:tcPr>
          <w:p w14:paraId="6A1CDFED" w14:textId="5CA63030" w:rsidR="0052651D" w:rsidRPr="0052651D" w:rsidRDefault="0052651D" w:rsidP="0052651D">
            <w:pPr>
              <w:spacing w:line="360" w:lineRule="auto"/>
              <w:jc w:val="center"/>
              <w:rPr>
                <w:rFonts w:cs="Times New Roman"/>
                <w:sz w:val="18"/>
                <w:szCs w:val="18"/>
              </w:rPr>
            </w:pPr>
            <w:r>
              <w:rPr>
                <w:rFonts w:cs="Times New Roman"/>
                <w:sz w:val="18"/>
                <w:szCs w:val="18"/>
              </w:rPr>
              <w:t>pine plantation</w:t>
            </w:r>
          </w:p>
        </w:tc>
        <w:tc>
          <w:tcPr>
            <w:tcW w:w="992" w:type="dxa"/>
          </w:tcPr>
          <w:p w14:paraId="51CEA752" w14:textId="6AF20AD0" w:rsidR="0052651D" w:rsidRPr="0052651D" w:rsidRDefault="0052651D" w:rsidP="0052651D">
            <w:pPr>
              <w:spacing w:line="360" w:lineRule="auto"/>
              <w:jc w:val="center"/>
              <w:rPr>
                <w:rFonts w:cs="Times New Roman"/>
                <w:sz w:val="18"/>
                <w:szCs w:val="18"/>
              </w:rPr>
            </w:pPr>
            <w:r>
              <w:rPr>
                <w:rFonts w:cs="Times New Roman"/>
                <w:sz w:val="18"/>
                <w:szCs w:val="18"/>
              </w:rPr>
              <w:t>4.52</w:t>
            </w:r>
          </w:p>
        </w:tc>
        <w:tc>
          <w:tcPr>
            <w:tcW w:w="1276" w:type="dxa"/>
          </w:tcPr>
          <w:p w14:paraId="70C771F1" w14:textId="3350B9AC" w:rsidR="0052651D" w:rsidRPr="0052651D" w:rsidRDefault="0052651D" w:rsidP="0052651D">
            <w:pPr>
              <w:spacing w:line="360" w:lineRule="auto"/>
              <w:jc w:val="center"/>
              <w:rPr>
                <w:rFonts w:cs="Times New Roman"/>
                <w:sz w:val="18"/>
                <w:szCs w:val="18"/>
              </w:rPr>
            </w:pPr>
            <w:r>
              <w:rPr>
                <w:rFonts w:cs="Times New Roman"/>
                <w:sz w:val="18"/>
                <w:szCs w:val="18"/>
              </w:rPr>
              <w:t>947</w:t>
            </w:r>
          </w:p>
        </w:tc>
        <w:tc>
          <w:tcPr>
            <w:tcW w:w="1134" w:type="dxa"/>
          </w:tcPr>
          <w:p w14:paraId="2E6B2B81" w14:textId="73682883" w:rsidR="0052651D" w:rsidRPr="0052651D" w:rsidRDefault="0052651D" w:rsidP="0052651D">
            <w:pPr>
              <w:spacing w:line="360" w:lineRule="auto"/>
              <w:jc w:val="center"/>
              <w:rPr>
                <w:rFonts w:cs="Times New Roman"/>
                <w:sz w:val="18"/>
                <w:szCs w:val="18"/>
              </w:rPr>
            </w:pPr>
            <w:r>
              <w:rPr>
                <w:rFonts w:cs="Times New Roman"/>
                <w:sz w:val="18"/>
                <w:szCs w:val="18"/>
              </w:rPr>
              <w:t>26</w:t>
            </w:r>
          </w:p>
        </w:tc>
        <w:tc>
          <w:tcPr>
            <w:tcW w:w="1276" w:type="dxa"/>
          </w:tcPr>
          <w:p w14:paraId="6070BE91" w14:textId="5FD28E63" w:rsidR="0052651D" w:rsidRPr="0052651D" w:rsidRDefault="0052651D" w:rsidP="0052651D">
            <w:pPr>
              <w:spacing w:line="360" w:lineRule="auto"/>
              <w:jc w:val="center"/>
              <w:rPr>
                <w:rFonts w:cs="Times New Roman"/>
                <w:sz w:val="18"/>
                <w:szCs w:val="18"/>
              </w:rPr>
            </w:pPr>
            <w:r>
              <w:rPr>
                <w:rFonts w:cs="Times New Roman"/>
                <w:sz w:val="18"/>
                <w:szCs w:val="18"/>
              </w:rPr>
              <w:t>27</w:t>
            </w:r>
          </w:p>
        </w:tc>
        <w:tc>
          <w:tcPr>
            <w:tcW w:w="992" w:type="dxa"/>
          </w:tcPr>
          <w:p w14:paraId="604B9E2F" w14:textId="03D72E2A" w:rsidR="0052651D" w:rsidRPr="0052651D" w:rsidRDefault="0052651D" w:rsidP="0052651D">
            <w:pPr>
              <w:spacing w:line="360" w:lineRule="auto"/>
              <w:jc w:val="center"/>
              <w:rPr>
                <w:rFonts w:cs="Times New Roman"/>
                <w:sz w:val="18"/>
                <w:szCs w:val="18"/>
              </w:rPr>
            </w:pPr>
            <w:r>
              <w:rPr>
                <w:rFonts w:cs="Times New Roman"/>
                <w:sz w:val="18"/>
                <w:szCs w:val="18"/>
              </w:rPr>
              <w:t>26</w:t>
            </w:r>
          </w:p>
        </w:tc>
      </w:tr>
      <w:tr w:rsidR="0052651D" w14:paraId="28AA33B7" w14:textId="77777777" w:rsidTr="7CD8F938">
        <w:tc>
          <w:tcPr>
            <w:tcW w:w="880" w:type="dxa"/>
          </w:tcPr>
          <w:p w14:paraId="74C5BA1C" w14:textId="1C3C69AE" w:rsidR="0052651D" w:rsidRPr="0052651D" w:rsidRDefault="0052651D" w:rsidP="0052651D">
            <w:pPr>
              <w:spacing w:line="360" w:lineRule="auto"/>
              <w:jc w:val="center"/>
              <w:rPr>
                <w:rFonts w:cs="Times New Roman"/>
                <w:sz w:val="18"/>
                <w:szCs w:val="18"/>
              </w:rPr>
            </w:pPr>
            <w:r>
              <w:rPr>
                <w:rFonts w:cs="Times New Roman"/>
                <w:sz w:val="18"/>
                <w:szCs w:val="18"/>
              </w:rPr>
              <w:t>LB</w:t>
            </w:r>
          </w:p>
        </w:tc>
        <w:tc>
          <w:tcPr>
            <w:tcW w:w="973" w:type="dxa"/>
          </w:tcPr>
          <w:p w14:paraId="6081C98B" w14:textId="1472F3CF" w:rsidR="0052651D" w:rsidRPr="0052651D" w:rsidRDefault="0052651D" w:rsidP="0052651D">
            <w:pPr>
              <w:spacing w:line="360" w:lineRule="auto"/>
              <w:jc w:val="center"/>
              <w:rPr>
                <w:rFonts w:cs="Times New Roman"/>
                <w:sz w:val="18"/>
                <w:szCs w:val="18"/>
              </w:rPr>
            </w:pPr>
            <w:r>
              <w:rPr>
                <w:rFonts w:cs="Times New Roman"/>
                <w:sz w:val="18"/>
                <w:szCs w:val="18"/>
              </w:rPr>
              <w:t>light</w:t>
            </w:r>
          </w:p>
        </w:tc>
        <w:tc>
          <w:tcPr>
            <w:tcW w:w="1374" w:type="dxa"/>
          </w:tcPr>
          <w:p w14:paraId="6E1DBF9F" w14:textId="46E42161" w:rsidR="0052651D" w:rsidRPr="0052651D" w:rsidRDefault="0052651D" w:rsidP="0052651D">
            <w:pPr>
              <w:spacing w:line="360" w:lineRule="auto"/>
              <w:jc w:val="center"/>
              <w:rPr>
                <w:rFonts w:cs="Times New Roman"/>
                <w:sz w:val="18"/>
                <w:szCs w:val="18"/>
              </w:rPr>
            </w:pPr>
            <w:r>
              <w:rPr>
                <w:rFonts w:cs="Times New Roman"/>
                <w:sz w:val="18"/>
                <w:szCs w:val="18"/>
              </w:rPr>
              <w:t>pine plantation</w:t>
            </w:r>
          </w:p>
        </w:tc>
        <w:tc>
          <w:tcPr>
            <w:tcW w:w="992" w:type="dxa"/>
          </w:tcPr>
          <w:p w14:paraId="12F97431" w14:textId="69274AB3" w:rsidR="0052651D" w:rsidRPr="0052651D" w:rsidRDefault="0052651D" w:rsidP="0052651D">
            <w:pPr>
              <w:spacing w:line="360" w:lineRule="auto"/>
              <w:jc w:val="center"/>
              <w:rPr>
                <w:rFonts w:cs="Times New Roman"/>
                <w:sz w:val="18"/>
                <w:szCs w:val="18"/>
              </w:rPr>
            </w:pPr>
            <w:r>
              <w:rPr>
                <w:rFonts w:cs="Times New Roman"/>
                <w:sz w:val="18"/>
                <w:szCs w:val="18"/>
              </w:rPr>
              <w:t>4.58</w:t>
            </w:r>
          </w:p>
        </w:tc>
        <w:tc>
          <w:tcPr>
            <w:tcW w:w="1276" w:type="dxa"/>
          </w:tcPr>
          <w:p w14:paraId="064D26B5" w14:textId="5D9C842B" w:rsidR="0052651D" w:rsidRPr="0052651D" w:rsidRDefault="0052651D" w:rsidP="0052651D">
            <w:pPr>
              <w:spacing w:line="360" w:lineRule="auto"/>
              <w:jc w:val="center"/>
              <w:rPr>
                <w:rFonts w:cs="Times New Roman"/>
                <w:sz w:val="18"/>
                <w:szCs w:val="18"/>
              </w:rPr>
            </w:pPr>
            <w:r>
              <w:rPr>
                <w:rFonts w:cs="Times New Roman"/>
                <w:sz w:val="18"/>
                <w:szCs w:val="18"/>
              </w:rPr>
              <w:t>947</w:t>
            </w:r>
          </w:p>
        </w:tc>
        <w:tc>
          <w:tcPr>
            <w:tcW w:w="1134" w:type="dxa"/>
          </w:tcPr>
          <w:p w14:paraId="58D2AF9D" w14:textId="244A2FD0" w:rsidR="0052651D" w:rsidRPr="0052651D" w:rsidRDefault="0052651D" w:rsidP="0052651D">
            <w:pPr>
              <w:spacing w:line="360" w:lineRule="auto"/>
              <w:jc w:val="center"/>
              <w:rPr>
                <w:rFonts w:cs="Times New Roman"/>
                <w:sz w:val="18"/>
                <w:szCs w:val="18"/>
              </w:rPr>
            </w:pPr>
            <w:r>
              <w:rPr>
                <w:rFonts w:cs="Times New Roman"/>
                <w:sz w:val="18"/>
                <w:szCs w:val="18"/>
              </w:rPr>
              <w:t>26</w:t>
            </w:r>
          </w:p>
        </w:tc>
        <w:tc>
          <w:tcPr>
            <w:tcW w:w="1276" w:type="dxa"/>
          </w:tcPr>
          <w:p w14:paraId="25A80D47" w14:textId="36580817" w:rsidR="0052651D" w:rsidRPr="0052651D" w:rsidRDefault="0052651D" w:rsidP="0052651D">
            <w:pPr>
              <w:spacing w:line="360" w:lineRule="auto"/>
              <w:jc w:val="center"/>
              <w:rPr>
                <w:rFonts w:cs="Times New Roman"/>
                <w:sz w:val="18"/>
                <w:szCs w:val="18"/>
              </w:rPr>
            </w:pPr>
            <w:r>
              <w:rPr>
                <w:rFonts w:cs="Times New Roman"/>
                <w:sz w:val="18"/>
                <w:szCs w:val="18"/>
              </w:rPr>
              <w:t>27</w:t>
            </w:r>
          </w:p>
        </w:tc>
        <w:tc>
          <w:tcPr>
            <w:tcW w:w="992" w:type="dxa"/>
          </w:tcPr>
          <w:p w14:paraId="3B121E35" w14:textId="76811865" w:rsidR="0052651D" w:rsidRPr="0052651D" w:rsidRDefault="0052651D" w:rsidP="0052651D">
            <w:pPr>
              <w:spacing w:line="360" w:lineRule="auto"/>
              <w:jc w:val="center"/>
              <w:rPr>
                <w:rFonts w:cs="Times New Roman"/>
                <w:sz w:val="18"/>
                <w:szCs w:val="18"/>
              </w:rPr>
            </w:pPr>
            <w:r>
              <w:rPr>
                <w:rFonts w:cs="Times New Roman"/>
                <w:sz w:val="18"/>
                <w:szCs w:val="18"/>
              </w:rPr>
              <w:t>26</w:t>
            </w:r>
          </w:p>
        </w:tc>
      </w:tr>
      <w:tr w:rsidR="0052651D" w14:paraId="7E7122F2" w14:textId="77777777" w:rsidTr="7CD8F938">
        <w:tc>
          <w:tcPr>
            <w:tcW w:w="880" w:type="dxa"/>
          </w:tcPr>
          <w:p w14:paraId="248EBAAA" w14:textId="586EAFC2" w:rsidR="0052651D" w:rsidRPr="0052651D" w:rsidRDefault="0052651D" w:rsidP="0052651D">
            <w:pPr>
              <w:spacing w:line="360" w:lineRule="auto"/>
              <w:jc w:val="center"/>
              <w:rPr>
                <w:rFonts w:cs="Times New Roman"/>
                <w:sz w:val="18"/>
                <w:szCs w:val="18"/>
              </w:rPr>
            </w:pPr>
            <w:r>
              <w:rPr>
                <w:rFonts w:cs="Times New Roman"/>
                <w:sz w:val="18"/>
                <w:szCs w:val="18"/>
              </w:rPr>
              <w:t>LG</w:t>
            </w:r>
          </w:p>
        </w:tc>
        <w:tc>
          <w:tcPr>
            <w:tcW w:w="973" w:type="dxa"/>
          </w:tcPr>
          <w:p w14:paraId="129BD4AB" w14:textId="1E50C0F9" w:rsidR="0052651D" w:rsidRPr="0052651D" w:rsidRDefault="0052651D" w:rsidP="0052651D">
            <w:pPr>
              <w:spacing w:line="360" w:lineRule="auto"/>
              <w:jc w:val="center"/>
              <w:rPr>
                <w:rFonts w:cs="Times New Roman"/>
                <w:sz w:val="18"/>
                <w:szCs w:val="18"/>
              </w:rPr>
            </w:pPr>
            <w:r>
              <w:rPr>
                <w:rFonts w:cs="Times New Roman"/>
                <w:sz w:val="18"/>
                <w:szCs w:val="18"/>
              </w:rPr>
              <w:t>dark</w:t>
            </w:r>
          </w:p>
        </w:tc>
        <w:tc>
          <w:tcPr>
            <w:tcW w:w="1374" w:type="dxa"/>
          </w:tcPr>
          <w:p w14:paraId="7F3A4D7A" w14:textId="26A27CBC" w:rsidR="0052651D" w:rsidRPr="0052651D" w:rsidRDefault="0052651D" w:rsidP="0052651D">
            <w:pPr>
              <w:spacing w:line="360" w:lineRule="auto"/>
              <w:jc w:val="center"/>
              <w:rPr>
                <w:rFonts w:cs="Times New Roman"/>
                <w:sz w:val="18"/>
                <w:szCs w:val="18"/>
              </w:rPr>
            </w:pPr>
            <w:r>
              <w:rPr>
                <w:rFonts w:cs="Times New Roman"/>
                <w:sz w:val="18"/>
                <w:szCs w:val="18"/>
              </w:rPr>
              <w:t>cropland</w:t>
            </w:r>
          </w:p>
        </w:tc>
        <w:tc>
          <w:tcPr>
            <w:tcW w:w="992" w:type="dxa"/>
          </w:tcPr>
          <w:p w14:paraId="0764C9C3" w14:textId="1A139344" w:rsidR="0052651D" w:rsidRPr="0052651D" w:rsidRDefault="0052651D" w:rsidP="0052651D">
            <w:pPr>
              <w:spacing w:line="360" w:lineRule="auto"/>
              <w:jc w:val="center"/>
              <w:rPr>
                <w:rFonts w:cs="Times New Roman"/>
                <w:sz w:val="18"/>
                <w:szCs w:val="18"/>
              </w:rPr>
            </w:pPr>
            <w:r>
              <w:rPr>
                <w:rFonts w:cs="Times New Roman"/>
                <w:sz w:val="18"/>
                <w:szCs w:val="18"/>
              </w:rPr>
              <w:t>6.32</w:t>
            </w:r>
          </w:p>
        </w:tc>
        <w:tc>
          <w:tcPr>
            <w:tcW w:w="1276" w:type="dxa"/>
          </w:tcPr>
          <w:p w14:paraId="7ABB4BB6" w14:textId="54DD7C2E" w:rsidR="0052651D" w:rsidRPr="0052651D" w:rsidRDefault="0052651D" w:rsidP="0052651D">
            <w:pPr>
              <w:spacing w:line="360" w:lineRule="auto"/>
              <w:jc w:val="center"/>
              <w:rPr>
                <w:rFonts w:cs="Times New Roman"/>
                <w:sz w:val="18"/>
                <w:szCs w:val="18"/>
              </w:rPr>
            </w:pPr>
            <w:r>
              <w:rPr>
                <w:rFonts w:cs="Times New Roman"/>
                <w:sz w:val="18"/>
                <w:szCs w:val="18"/>
              </w:rPr>
              <w:t>184</w:t>
            </w:r>
          </w:p>
        </w:tc>
        <w:tc>
          <w:tcPr>
            <w:tcW w:w="1134" w:type="dxa"/>
          </w:tcPr>
          <w:p w14:paraId="7E5471D6" w14:textId="6A7D39CD" w:rsidR="0052651D" w:rsidRPr="0052651D" w:rsidRDefault="0052651D" w:rsidP="0052651D">
            <w:pPr>
              <w:spacing w:line="360" w:lineRule="auto"/>
              <w:jc w:val="center"/>
              <w:rPr>
                <w:rFonts w:cs="Times New Roman"/>
                <w:sz w:val="18"/>
                <w:szCs w:val="18"/>
              </w:rPr>
            </w:pPr>
            <w:r>
              <w:rPr>
                <w:rFonts w:cs="Times New Roman"/>
                <w:sz w:val="18"/>
                <w:szCs w:val="18"/>
              </w:rPr>
              <w:t>647</w:t>
            </w:r>
          </w:p>
        </w:tc>
        <w:tc>
          <w:tcPr>
            <w:tcW w:w="1276" w:type="dxa"/>
          </w:tcPr>
          <w:p w14:paraId="08A00E2A" w14:textId="6F95B5B6" w:rsidR="0052651D" w:rsidRPr="0052651D" w:rsidRDefault="0052651D" w:rsidP="0052651D">
            <w:pPr>
              <w:spacing w:line="360" w:lineRule="auto"/>
              <w:jc w:val="center"/>
              <w:rPr>
                <w:rFonts w:cs="Times New Roman"/>
                <w:sz w:val="18"/>
                <w:szCs w:val="18"/>
              </w:rPr>
            </w:pPr>
            <w:r>
              <w:rPr>
                <w:rFonts w:cs="Times New Roman"/>
                <w:sz w:val="18"/>
                <w:szCs w:val="18"/>
              </w:rPr>
              <w:t>169</w:t>
            </w:r>
          </w:p>
        </w:tc>
        <w:tc>
          <w:tcPr>
            <w:tcW w:w="992" w:type="dxa"/>
          </w:tcPr>
          <w:p w14:paraId="7F4C18A0" w14:textId="196AB861" w:rsidR="0052651D" w:rsidRPr="0052651D" w:rsidRDefault="0052651D" w:rsidP="0052651D">
            <w:pPr>
              <w:spacing w:line="360" w:lineRule="auto"/>
              <w:jc w:val="center"/>
              <w:rPr>
                <w:rFonts w:cs="Times New Roman"/>
                <w:sz w:val="18"/>
                <w:szCs w:val="18"/>
              </w:rPr>
            </w:pPr>
            <w:r>
              <w:rPr>
                <w:rFonts w:cs="Times New Roman"/>
                <w:sz w:val="18"/>
                <w:szCs w:val="18"/>
              </w:rPr>
              <w:t>10.4</w:t>
            </w:r>
          </w:p>
        </w:tc>
      </w:tr>
      <w:tr w:rsidR="0052651D" w14:paraId="6EB363C6" w14:textId="77777777" w:rsidTr="7CD8F938">
        <w:tc>
          <w:tcPr>
            <w:tcW w:w="880" w:type="dxa"/>
          </w:tcPr>
          <w:p w14:paraId="55568D8E" w14:textId="6D80E98A" w:rsidR="0052651D" w:rsidRPr="0052651D" w:rsidRDefault="0052651D" w:rsidP="0052651D">
            <w:pPr>
              <w:spacing w:line="360" w:lineRule="auto"/>
              <w:jc w:val="center"/>
              <w:rPr>
                <w:rFonts w:cs="Times New Roman"/>
                <w:sz w:val="18"/>
                <w:szCs w:val="18"/>
              </w:rPr>
            </w:pPr>
            <w:r>
              <w:rPr>
                <w:rFonts w:cs="Times New Roman"/>
                <w:sz w:val="18"/>
                <w:szCs w:val="18"/>
              </w:rPr>
              <w:t>LG</w:t>
            </w:r>
          </w:p>
        </w:tc>
        <w:tc>
          <w:tcPr>
            <w:tcW w:w="973" w:type="dxa"/>
          </w:tcPr>
          <w:p w14:paraId="7481734C" w14:textId="122A28CB" w:rsidR="0052651D" w:rsidRPr="0052651D" w:rsidRDefault="0052651D" w:rsidP="0052651D">
            <w:pPr>
              <w:spacing w:line="360" w:lineRule="auto"/>
              <w:jc w:val="center"/>
              <w:rPr>
                <w:rFonts w:cs="Times New Roman"/>
                <w:sz w:val="18"/>
                <w:szCs w:val="18"/>
              </w:rPr>
            </w:pPr>
            <w:r>
              <w:rPr>
                <w:rFonts w:cs="Times New Roman"/>
                <w:sz w:val="18"/>
                <w:szCs w:val="18"/>
              </w:rPr>
              <w:t>light</w:t>
            </w:r>
          </w:p>
        </w:tc>
        <w:tc>
          <w:tcPr>
            <w:tcW w:w="1374" w:type="dxa"/>
          </w:tcPr>
          <w:p w14:paraId="25312E56" w14:textId="16C12AF9" w:rsidR="0052651D" w:rsidRPr="0052651D" w:rsidRDefault="0052651D" w:rsidP="0052651D">
            <w:pPr>
              <w:spacing w:line="360" w:lineRule="auto"/>
              <w:jc w:val="center"/>
              <w:rPr>
                <w:rFonts w:cs="Times New Roman"/>
                <w:sz w:val="18"/>
                <w:szCs w:val="18"/>
              </w:rPr>
            </w:pPr>
            <w:r>
              <w:rPr>
                <w:rFonts w:cs="Times New Roman"/>
                <w:sz w:val="18"/>
                <w:szCs w:val="18"/>
              </w:rPr>
              <w:t>cropland</w:t>
            </w:r>
          </w:p>
        </w:tc>
        <w:tc>
          <w:tcPr>
            <w:tcW w:w="992" w:type="dxa"/>
          </w:tcPr>
          <w:p w14:paraId="603E7DF5" w14:textId="0E89976F" w:rsidR="0052651D" w:rsidRPr="0052651D" w:rsidRDefault="0052651D" w:rsidP="0052651D">
            <w:pPr>
              <w:spacing w:line="360" w:lineRule="auto"/>
              <w:jc w:val="center"/>
              <w:rPr>
                <w:rFonts w:cs="Times New Roman"/>
                <w:sz w:val="18"/>
                <w:szCs w:val="18"/>
              </w:rPr>
            </w:pPr>
            <w:r>
              <w:rPr>
                <w:rFonts w:cs="Times New Roman"/>
                <w:sz w:val="18"/>
                <w:szCs w:val="18"/>
              </w:rPr>
              <w:t>6.22</w:t>
            </w:r>
          </w:p>
        </w:tc>
        <w:tc>
          <w:tcPr>
            <w:tcW w:w="1276" w:type="dxa"/>
          </w:tcPr>
          <w:p w14:paraId="6ACB594E" w14:textId="248B85D3" w:rsidR="0052651D" w:rsidRPr="0052651D" w:rsidRDefault="0052651D" w:rsidP="0052651D">
            <w:pPr>
              <w:spacing w:line="360" w:lineRule="auto"/>
              <w:jc w:val="center"/>
              <w:rPr>
                <w:rFonts w:cs="Times New Roman"/>
                <w:sz w:val="18"/>
                <w:szCs w:val="18"/>
              </w:rPr>
            </w:pPr>
            <w:r>
              <w:rPr>
                <w:rFonts w:cs="Times New Roman"/>
                <w:sz w:val="18"/>
                <w:szCs w:val="18"/>
              </w:rPr>
              <w:t>184</w:t>
            </w:r>
          </w:p>
        </w:tc>
        <w:tc>
          <w:tcPr>
            <w:tcW w:w="1134" w:type="dxa"/>
          </w:tcPr>
          <w:p w14:paraId="162DEACB" w14:textId="4A346AF4" w:rsidR="0052651D" w:rsidRPr="0052651D" w:rsidRDefault="0052651D" w:rsidP="0052651D">
            <w:pPr>
              <w:spacing w:line="360" w:lineRule="auto"/>
              <w:jc w:val="center"/>
              <w:rPr>
                <w:rFonts w:cs="Times New Roman"/>
                <w:sz w:val="18"/>
                <w:szCs w:val="18"/>
              </w:rPr>
            </w:pPr>
            <w:r>
              <w:rPr>
                <w:rFonts w:cs="Times New Roman"/>
                <w:sz w:val="18"/>
                <w:szCs w:val="18"/>
              </w:rPr>
              <w:t>647</w:t>
            </w:r>
          </w:p>
        </w:tc>
        <w:tc>
          <w:tcPr>
            <w:tcW w:w="1276" w:type="dxa"/>
          </w:tcPr>
          <w:p w14:paraId="7A951F1F" w14:textId="6A2AACEC" w:rsidR="0052651D" w:rsidRPr="0052651D" w:rsidRDefault="0052651D" w:rsidP="0052651D">
            <w:pPr>
              <w:spacing w:line="360" w:lineRule="auto"/>
              <w:jc w:val="center"/>
              <w:rPr>
                <w:rFonts w:cs="Times New Roman"/>
                <w:sz w:val="18"/>
                <w:szCs w:val="18"/>
              </w:rPr>
            </w:pPr>
            <w:r>
              <w:rPr>
                <w:rFonts w:cs="Times New Roman"/>
                <w:sz w:val="18"/>
                <w:szCs w:val="18"/>
              </w:rPr>
              <w:t>169</w:t>
            </w:r>
          </w:p>
        </w:tc>
        <w:tc>
          <w:tcPr>
            <w:tcW w:w="992" w:type="dxa"/>
          </w:tcPr>
          <w:p w14:paraId="45D7DD00" w14:textId="23EC85BA" w:rsidR="0052651D" w:rsidRPr="0052651D" w:rsidRDefault="0052651D" w:rsidP="0052651D">
            <w:pPr>
              <w:spacing w:line="360" w:lineRule="auto"/>
              <w:jc w:val="center"/>
              <w:rPr>
                <w:rFonts w:cs="Times New Roman"/>
                <w:sz w:val="18"/>
                <w:szCs w:val="18"/>
              </w:rPr>
            </w:pPr>
            <w:r>
              <w:rPr>
                <w:rFonts w:cs="Times New Roman"/>
                <w:sz w:val="18"/>
                <w:szCs w:val="18"/>
              </w:rPr>
              <w:t>10.4</w:t>
            </w:r>
          </w:p>
        </w:tc>
      </w:tr>
      <w:tr w:rsidR="0052651D" w14:paraId="4392674D" w14:textId="77777777" w:rsidTr="7CD8F938">
        <w:tc>
          <w:tcPr>
            <w:tcW w:w="880" w:type="dxa"/>
          </w:tcPr>
          <w:p w14:paraId="7307A2AE" w14:textId="6F77C940" w:rsidR="0052651D" w:rsidRPr="0052651D" w:rsidRDefault="0052651D" w:rsidP="0052651D">
            <w:pPr>
              <w:spacing w:line="360" w:lineRule="auto"/>
              <w:jc w:val="center"/>
              <w:rPr>
                <w:rFonts w:cs="Times New Roman"/>
                <w:sz w:val="18"/>
                <w:szCs w:val="18"/>
              </w:rPr>
            </w:pPr>
            <w:r>
              <w:rPr>
                <w:rFonts w:cs="Times New Roman"/>
                <w:sz w:val="18"/>
                <w:szCs w:val="18"/>
              </w:rPr>
              <w:t>TL</w:t>
            </w:r>
          </w:p>
        </w:tc>
        <w:tc>
          <w:tcPr>
            <w:tcW w:w="973" w:type="dxa"/>
          </w:tcPr>
          <w:p w14:paraId="06F8E1E1" w14:textId="3BBC2E5D" w:rsidR="0052651D" w:rsidRPr="0052651D" w:rsidRDefault="0052651D" w:rsidP="0052651D">
            <w:pPr>
              <w:spacing w:line="360" w:lineRule="auto"/>
              <w:jc w:val="center"/>
              <w:rPr>
                <w:rFonts w:cs="Times New Roman"/>
                <w:sz w:val="18"/>
                <w:szCs w:val="18"/>
              </w:rPr>
            </w:pPr>
            <w:r>
              <w:rPr>
                <w:rFonts w:cs="Times New Roman"/>
                <w:sz w:val="18"/>
                <w:szCs w:val="18"/>
              </w:rPr>
              <w:t>dark</w:t>
            </w:r>
          </w:p>
        </w:tc>
        <w:tc>
          <w:tcPr>
            <w:tcW w:w="1374" w:type="dxa"/>
          </w:tcPr>
          <w:p w14:paraId="14FE212C" w14:textId="2C44775B" w:rsidR="0052651D" w:rsidRPr="0052651D" w:rsidRDefault="0052651D" w:rsidP="0052651D">
            <w:pPr>
              <w:spacing w:line="360" w:lineRule="auto"/>
              <w:jc w:val="center"/>
              <w:rPr>
                <w:rFonts w:cs="Times New Roman"/>
                <w:sz w:val="18"/>
                <w:szCs w:val="18"/>
              </w:rPr>
            </w:pPr>
            <w:del w:id="94" w:author="Lisa Wingate" w:date="2020-06-10T13:57:00Z">
              <w:r w:rsidRPr="7CD8F938" w:rsidDel="7CD8F938">
                <w:rPr>
                  <w:rFonts w:cs="Times New Roman"/>
                  <w:sz w:val="18"/>
                  <w:szCs w:val="18"/>
                </w:rPr>
                <w:delText>cropland</w:delText>
              </w:r>
            </w:del>
            <w:ins w:id="95" w:author="Lisa Wingate" w:date="2020-06-10T13:57:00Z">
              <w:r w:rsidR="7CD8F938" w:rsidRPr="7CD8F938">
                <w:rPr>
                  <w:rFonts w:cs="Times New Roman"/>
                  <w:sz w:val="18"/>
                  <w:szCs w:val="18"/>
                </w:rPr>
                <w:t>orchard</w:t>
              </w:r>
            </w:ins>
          </w:p>
        </w:tc>
        <w:tc>
          <w:tcPr>
            <w:tcW w:w="992" w:type="dxa"/>
          </w:tcPr>
          <w:p w14:paraId="511240AC" w14:textId="1537BE7F" w:rsidR="0052651D" w:rsidRPr="0052651D" w:rsidRDefault="0052651D" w:rsidP="0052651D">
            <w:pPr>
              <w:spacing w:line="360" w:lineRule="auto"/>
              <w:jc w:val="center"/>
              <w:rPr>
                <w:rFonts w:cs="Times New Roman"/>
                <w:sz w:val="18"/>
                <w:szCs w:val="18"/>
              </w:rPr>
            </w:pPr>
            <w:r>
              <w:rPr>
                <w:rFonts w:cs="Times New Roman"/>
                <w:sz w:val="18"/>
                <w:szCs w:val="18"/>
              </w:rPr>
              <w:t>8.07</w:t>
            </w:r>
          </w:p>
        </w:tc>
        <w:tc>
          <w:tcPr>
            <w:tcW w:w="1276" w:type="dxa"/>
          </w:tcPr>
          <w:p w14:paraId="744B63CE" w14:textId="17B74DE9" w:rsidR="0052651D" w:rsidRPr="0052651D" w:rsidRDefault="0052651D" w:rsidP="0052651D">
            <w:pPr>
              <w:spacing w:line="360" w:lineRule="auto"/>
              <w:jc w:val="center"/>
              <w:rPr>
                <w:rFonts w:cs="Times New Roman"/>
                <w:sz w:val="18"/>
                <w:szCs w:val="18"/>
              </w:rPr>
            </w:pPr>
            <w:r>
              <w:rPr>
                <w:rFonts w:cs="Times New Roman"/>
                <w:sz w:val="18"/>
                <w:szCs w:val="18"/>
              </w:rPr>
              <w:t>167</w:t>
            </w:r>
          </w:p>
        </w:tc>
        <w:tc>
          <w:tcPr>
            <w:tcW w:w="1134" w:type="dxa"/>
          </w:tcPr>
          <w:p w14:paraId="0B40D957" w14:textId="339CFCBE" w:rsidR="0052651D" w:rsidRPr="0052651D" w:rsidRDefault="0052651D" w:rsidP="0052651D">
            <w:pPr>
              <w:spacing w:line="360" w:lineRule="auto"/>
              <w:jc w:val="center"/>
              <w:rPr>
                <w:rFonts w:cs="Times New Roman"/>
                <w:sz w:val="18"/>
                <w:szCs w:val="18"/>
              </w:rPr>
            </w:pPr>
            <w:r>
              <w:rPr>
                <w:rFonts w:cs="Times New Roman"/>
                <w:sz w:val="18"/>
                <w:szCs w:val="18"/>
              </w:rPr>
              <w:t>523</w:t>
            </w:r>
          </w:p>
        </w:tc>
        <w:tc>
          <w:tcPr>
            <w:tcW w:w="1276" w:type="dxa"/>
          </w:tcPr>
          <w:p w14:paraId="51DE89B0" w14:textId="405CEF55" w:rsidR="0052651D" w:rsidRPr="0052651D" w:rsidRDefault="0052651D" w:rsidP="0052651D">
            <w:pPr>
              <w:spacing w:line="360" w:lineRule="auto"/>
              <w:jc w:val="center"/>
              <w:rPr>
                <w:rFonts w:cs="Times New Roman"/>
                <w:sz w:val="18"/>
                <w:szCs w:val="18"/>
              </w:rPr>
            </w:pPr>
            <w:r>
              <w:rPr>
                <w:rFonts w:cs="Times New Roman"/>
                <w:sz w:val="18"/>
                <w:szCs w:val="18"/>
              </w:rPr>
              <w:t>310</w:t>
            </w:r>
          </w:p>
        </w:tc>
        <w:tc>
          <w:tcPr>
            <w:tcW w:w="992" w:type="dxa"/>
          </w:tcPr>
          <w:p w14:paraId="61550FC9" w14:textId="2041F7E3" w:rsidR="0052651D" w:rsidRPr="0052651D" w:rsidRDefault="0052651D" w:rsidP="0052651D">
            <w:pPr>
              <w:spacing w:line="360" w:lineRule="auto"/>
              <w:jc w:val="center"/>
              <w:rPr>
                <w:rFonts w:cs="Times New Roman"/>
                <w:sz w:val="18"/>
                <w:szCs w:val="18"/>
              </w:rPr>
            </w:pPr>
            <w:r>
              <w:rPr>
                <w:rFonts w:cs="Times New Roman"/>
                <w:sz w:val="18"/>
                <w:szCs w:val="18"/>
              </w:rPr>
              <w:t>10.4</w:t>
            </w:r>
          </w:p>
        </w:tc>
      </w:tr>
      <w:tr w:rsidR="0052651D" w14:paraId="5895D622" w14:textId="77777777" w:rsidTr="7CD8F938">
        <w:tc>
          <w:tcPr>
            <w:tcW w:w="880" w:type="dxa"/>
          </w:tcPr>
          <w:p w14:paraId="6291CB83" w14:textId="36D8CF34" w:rsidR="0052651D" w:rsidRPr="0052651D" w:rsidRDefault="0052651D" w:rsidP="0052651D">
            <w:pPr>
              <w:spacing w:line="360" w:lineRule="auto"/>
              <w:jc w:val="center"/>
              <w:rPr>
                <w:rFonts w:cs="Times New Roman"/>
                <w:sz w:val="18"/>
                <w:szCs w:val="18"/>
              </w:rPr>
            </w:pPr>
            <w:r>
              <w:rPr>
                <w:rFonts w:cs="Times New Roman"/>
                <w:sz w:val="18"/>
                <w:szCs w:val="18"/>
              </w:rPr>
              <w:t>TL</w:t>
            </w:r>
          </w:p>
        </w:tc>
        <w:tc>
          <w:tcPr>
            <w:tcW w:w="973" w:type="dxa"/>
          </w:tcPr>
          <w:p w14:paraId="0E3958EE" w14:textId="1D9C7F01" w:rsidR="0052651D" w:rsidRPr="0052651D" w:rsidRDefault="0052651D" w:rsidP="0052651D">
            <w:pPr>
              <w:spacing w:line="360" w:lineRule="auto"/>
              <w:jc w:val="center"/>
              <w:rPr>
                <w:rFonts w:cs="Times New Roman"/>
                <w:sz w:val="18"/>
                <w:szCs w:val="18"/>
              </w:rPr>
            </w:pPr>
            <w:r>
              <w:rPr>
                <w:rFonts w:cs="Times New Roman"/>
                <w:sz w:val="18"/>
                <w:szCs w:val="18"/>
              </w:rPr>
              <w:t>light</w:t>
            </w:r>
          </w:p>
        </w:tc>
        <w:tc>
          <w:tcPr>
            <w:tcW w:w="1374" w:type="dxa"/>
          </w:tcPr>
          <w:p w14:paraId="49154AFF" w14:textId="08B8195F" w:rsidR="0052651D" w:rsidRPr="0052651D" w:rsidRDefault="0052651D" w:rsidP="0052651D">
            <w:pPr>
              <w:spacing w:line="360" w:lineRule="auto"/>
              <w:jc w:val="center"/>
              <w:rPr>
                <w:rFonts w:cs="Times New Roman"/>
                <w:sz w:val="18"/>
                <w:szCs w:val="18"/>
              </w:rPr>
            </w:pPr>
            <w:del w:id="96" w:author="Lisa Wingate" w:date="2020-06-10T13:57:00Z">
              <w:r w:rsidRPr="7CD8F938" w:rsidDel="7CD8F938">
                <w:rPr>
                  <w:rFonts w:cs="Times New Roman"/>
                  <w:sz w:val="18"/>
                  <w:szCs w:val="18"/>
                </w:rPr>
                <w:delText>cropland</w:delText>
              </w:r>
            </w:del>
            <w:ins w:id="97" w:author="Lisa Wingate" w:date="2020-06-10T13:57:00Z">
              <w:r w:rsidR="7CD8F938" w:rsidRPr="7CD8F938">
                <w:rPr>
                  <w:rFonts w:cs="Times New Roman"/>
                  <w:sz w:val="18"/>
                  <w:szCs w:val="18"/>
                </w:rPr>
                <w:t>orchard</w:t>
              </w:r>
            </w:ins>
          </w:p>
        </w:tc>
        <w:tc>
          <w:tcPr>
            <w:tcW w:w="992" w:type="dxa"/>
          </w:tcPr>
          <w:p w14:paraId="12B53601" w14:textId="12BB3B18" w:rsidR="0052651D" w:rsidRPr="0052651D" w:rsidRDefault="0052651D" w:rsidP="0052651D">
            <w:pPr>
              <w:spacing w:line="360" w:lineRule="auto"/>
              <w:jc w:val="center"/>
              <w:rPr>
                <w:rFonts w:cs="Times New Roman"/>
                <w:sz w:val="18"/>
                <w:szCs w:val="18"/>
              </w:rPr>
            </w:pPr>
            <w:r>
              <w:rPr>
                <w:rFonts w:cs="Times New Roman"/>
                <w:sz w:val="18"/>
                <w:szCs w:val="18"/>
              </w:rPr>
              <w:t>8.13</w:t>
            </w:r>
          </w:p>
        </w:tc>
        <w:tc>
          <w:tcPr>
            <w:tcW w:w="1276" w:type="dxa"/>
          </w:tcPr>
          <w:p w14:paraId="50EAFCBD" w14:textId="7D4AB7B2" w:rsidR="0052651D" w:rsidRPr="0052651D" w:rsidRDefault="0052651D" w:rsidP="0052651D">
            <w:pPr>
              <w:spacing w:line="360" w:lineRule="auto"/>
              <w:jc w:val="center"/>
              <w:rPr>
                <w:rFonts w:cs="Times New Roman"/>
                <w:sz w:val="18"/>
                <w:szCs w:val="18"/>
              </w:rPr>
            </w:pPr>
            <w:r>
              <w:rPr>
                <w:rFonts w:cs="Times New Roman"/>
                <w:sz w:val="18"/>
                <w:szCs w:val="18"/>
              </w:rPr>
              <w:t>167</w:t>
            </w:r>
          </w:p>
        </w:tc>
        <w:tc>
          <w:tcPr>
            <w:tcW w:w="1134" w:type="dxa"/>
          </w:tcPr>
          <w:p w14:paraId="61EED246" w14:textId="59FE01BE" w:rsidR="0052651D" w:rsidRPr="0052651D" w:rsidRDefault="0052651D" w:rsidP="0052651D">
            <w:pPr>
              <w:spacing w:line="360" w:lineRule="auto"/>
              <w:jc w:val="center"/>
              <w:rPr>
                <w:rFonts w:cs="Times New Roman"/>
                <w:sz w:val="18"/>
                <w:szCs w:val="18"/>
              </w:rPr>
            </w:pPr>
            <w:r>
              <w:rPr>
                <w:rFonts w:cs="Times New Roman"/>
                <w:sz w:val="18"/>
                <w:szCs w:val="18"/>
              </w:rPr>
              <w:t>523</w:t>
            </w:r>
          </w:p>
        </w:tc>
        <w:tc>
          <w:tcPr>
            <w:tcW w:w="1276" w:type="dxa"/>
          </w:tcPr>
          <w:p w14:paraId="2205ABB0" w14:textId="12F806E2" w:rsidR="0052651D" w:rsidRPr="0052651D" w:rsidRDefault="0052651D" w:rsidP="0052651D">
            <w:pPr>
              <w:spacing w:line="360" w:lineRule="auto"/>
              <w:jc w:val="center"/>
              <w:rPr>
                <w:rFonts w:cs="Times New Roman"/>
                <w:sz w:val="18"/>
                <w:szCs w:val="18"/>
              </w:rPr>
            </w:pPr>
            <w:r>
              <w:rPr>
                <w:rFonts w:cs="Times New Roman"/>
                <w:sz w:val="18"/>
                <w:szCs w:val="18"/>
              </w:rPr>
              <w:t>310</w:t>
            </w:r>
          </w:p>
        </w:tc>
        <w:tc>
          <w:tcPr>
            <w:tcW w:w="992" w:type="dxa"/>
          </w:tcPr>
          <w:p w14:paraId="4E9833C3" w14:textId="03398B3C" w:rsidR="0052651D" w:rsidRPr="0052651D" w:rsidRDefault="0052651D" w:rsidP="0052651D">
            <w:pPr>
              <w:spacing w:line="360" w:lineRule="auto"/>
              <w:jc w:val="center"/>
              <w:rPr>
                <w:rFonts w:cs="Times New Roman"/>
                <w:sz w:val="18"/>
                <w:szCs w:val="18"/>
              </w:rPr>
            </w:pPr>
            <w:r>
              <w:rPr>
                <w:rFonts w:cs="Times New Roman"/>
                <w:sz w:val="18"/>
                <w:szCs w:val="18"/>
              </w:rPr>
              <w:t>10.4</w:t>
            </w:r>
          </w:p>
        </w:tc>
      </w:tr>
    </w:tbl>
    <w:p w14:paraId="7B278915" w14:textId="20E1D9E3" w:rsidR="00527A73" w:rsidRDefault="00527A73" w:rsidP="00B74F2F">
      <w:pPr>
        <w:spacing w:line="360" w:lineRule="auto"/>
        <w:rPr>
          <w:rFonts w:cs="Times New Roman"/>
        </w:rPr>
      </w:pPr>
    </w:p>
    <w:p w14:paraId="393CF876" w14:textId="13DBACEA" w:rsidR="00BB1B1B" w:rsidRDefault="002C7888" w:rsidP="00093CED">
      <w:pPr>
        <w:spacing w:line="360" w:lineRule="auto"/>
        <w:jc w:val="both"/>
        <w:rPr>
          <w:rFonts w:cs="Times New Roman"/>
        </w:rPr>
      </w:pPr>
      <w:r>
        <w:rPr>
          <w:rFonts w:cs="Times New Roman"/>
          <w:noProof/>
          <w:lang w:val="fr-FR" w:eastAsia="fr-FR" w:bidi="ar-SA"/>
        </w:rPr>
        <w:lastRenderedPageBreak/>
        <w:drawing>
          <wp:anchor distT="0" distB="0" distL="114300" distR="114300" simplePos="0" relativeHeight="251649024" behindDoc="0" locked="0" layoutInCell="1" allowOverlap="1" wp14:anchorId="2C539E4B" wp14:editId="2F23E2E6">
            <wp:simplePos x="0" y="0"/>
            <wp:positionH relativeFrom="column">
              <wp:posOffset>-304165</wp:posOffset>
            </wp:positionH>
            <wp:positionV relativeFrom="page">
              <wp:posOffset>3042285</wp:posOffset>
            </wp:positionV>
            <wp:extent cx="2849880" cy="249809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6394" r="19467"/>
                    <a:stretch/>
                  </pic:blipFill>
                  <pic:spPr bwMode="auto">
                    <a:xfrm>
                      <a:off x="0" y="0"/>
                      <a:ext cx="2849880" cy="2498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32E">
        <w:rPr>
          <w:rFonts w:ascii="Liberation Serif" w:hAnsi="Liberation Serif"/>
          <w:noProof/>
        </w:rPr>
        <w:pict w14:anchorId="3BF0C73F">
          <v:shape id="_x0000_s1056" type="#_x0000_t202" style="position:absolute;left:0;text-align:left;margin-left:20.75pt;margin-top:360.95pt;width:400.65pt;height:39.6pt;z-index:251686400;mso-position-horizontal-relative:text;mso-position-vertical-relative:text" stroked="f">
            <v:textbox style="mso-fit-shape-to-text:t" inset="0,0,0,0">
              <w:txbxContent>
                <w:p w14:paraId="1F187D3A" w14:textId="259E1B96" w:rsidR="00DC232E" w:rsidRPr="00183709" w:rsidRDefault="00DC232E" w:rsidP="00183709">
                  <w:pPr>
                    <w:pStyle w:val="Lgende"/>
                    <w:rPr>
                      <w:rFonts w:ascii="Garamond" w:hAnsi="Garamond"/>
                      <w:i w:val="0"/>
                      <w:iCs w:val="0"/>
                      <w:noProof/>
                    </w:rPr>
                  </w:pPr>
                  <w:r w:rsidRPr="001A6D07">
                    <w:rPr>
                      <w:b/>
                      <w:bCs/>
                      <w:i w:val="0"/>
                      <w:iCs w:val="0"/>
                    </w:rPr>
                    <w:t>Figure 1</w:t>
                  </w:r>
                  <w:r>
                    <w:rPr>
                      <w:b/>
                      <w:bCs/>
                      <w:i w:val="0"/>
                      <w:iCs w:val="0"/>
                    </w:rPr>
                    <w:t xml:space="preserve"> </w:t>
                  </w:r>
                  <w:r>
                    <w:rPr>
                      <w:i w:val="0"/>
                      <w:iCs w:val="0"/>
                    </w:rPr>
                    <w:t>–</w:t>
                  </w:r>
                  <w:r w:rsidRPr="001A6D07">
                    <w:rPr>
                      <w:i w:val="0"/>
                      <w:iCs w:val="0"/>
                    </w:rPr>
                    <w:t xml:space="preserve"> </w:t>
                  </w:r>
                  <w:r>
                    <w:rPr>
                      <w:i w:val="0"/>
                      <w:iCs w:val="0"/>
                    </w:rPr>
                    <w:t xml:space="preserve">a) Microcosm </w:t>
                  </w:r>
                  <w:r w:rsidRPr="00EA2247">
                    <w:rPr>
                      <w:i w:val="0"/>
                      <w:iCs w:val="0"/>
                    </w:rPr>
                    <w:t>CO</w:t>
                  </w:r>
                  <w:r w:rsidRPr="00EA2247">
                    <w:rPr>
                      <w:i w:val="0"/>
                      <w:iCs w:val="0"/>
                      <w:vertAlign w:val="subscript"/>
                    </w:rPr>
                    <w:t>2</w:t>
                  </w:r>
                  <w:r>
                    <w:rPr>
                      <w:i w:val="0"/>
                      <w:iCs w:val="0"/>
                    </w:rPr>
                    <w:t xml:space="preserve"> </w:t>
                  </w:r>
                  <w:r w:rsidRPr="00EA2247">
                    <w:rPr>
                      <w:i w:val="0"/>
                      <w:iCs w:val="0"/>
                    </w:rPr>
                    <w:t>and</w:t>
                  </w:r>
                  <w:r w:rsidRPr="001A6D07">
                    <w:rPr>
                      <w:i w:val="0"/>
                      <w:iCs w:val="0"/>
                    </w:rPr>
                    <w:t xml:space="preserve"> </w:t>
                  </w:r>
                  <w:r>
                    <w:rPr>
                      <w:i w:val="0"/>
                      <w:iCs w:val="0"/>
                    </w:rPr>
                    <w:t xml:space="preserve">b) </w:t>
                  </w:r>
                  <w:r w:rsidRPr="001A6D07">
                    <w:rPr>
                      <w:i w:val="0"/>
                      <w:iCs w:val="0"/>
                    </w:rPr>
                    <w:t>COS net flux</w:t>
                  </w:r>
                  <w:r>
                    <w:rPr>
                      <w:i w:val="0"/>
                      <w:iCs w:val="0"/>
                    </w:rPr>
                    <w:t>es</w:t>
                  </w:r>
                  <w:r w:rsidRPr="001A6D07">
                    <w:rPr>
                      <w:i w:val="0"/>
                      <w:iCs w:val="0"/>
                    </w:rPr>
                    <w:t xml:space="preserve"> across different soil types and light treatments</w:t>
                  </w:r>
                </w:p>
              </w:txbxContent>
            </v:textbox>
            <w10:wrap type="topAndBottom"/>
          </v:shape>
        </w:pict>
      </w:r>
      <w:r>
        <w:rPr>
          <w:rFonts w:cs="Times New Roman"/>
          <w:noProof/>
          <w:lang w:val="fr-FR" w:eastAsia="fr-FR" w:bidi="ar-SA"/>
        </w:rPr>
        <w:drawing>
          <wp:anchor distT="0" distB="0" distL="114300" distR="114300" simplePos="0" relativeHeight="251695104" behindDoc="0" locked="0" layoutInCell="1" allowOverlap="1" wp14:anchorId="7011EA6B" wp14:editId="46586819">
            <wp:simplePos x="0" y="0"/>
            <wp:positionH relativeFrom="column">
              <wp:posOffset>5487670</wp:posOffset>
            </wp:positionH>
            <wp:positionV relativeFrom="paragraph">
              <wp:posOffset>2731346</wp:posOffset>
            </wp:positionV>
            <wp:extent cx="1024113" cy="678129"/>
            <wp:effectExtent l="19050" t="19050" r="5080" b="825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ae_sr.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024113" cy="67812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7CD8F938" w:rsidRPr="7CD8F938">
        <w:rPr>
          <w:rFonts w:cs="Times New Roman"/>
        </w:rPr>
        <w:t>The four different soil types (i.e., DBZ, LB, LG and T) showed strong differences in soil pH and texture among treatments (Table 1). Soil</w:t>
      </w:r>
      <w:del w:id="98" w:author="Lisa Wingate" w:date="2020-06-10T13:56:00Z">
        <w:r w:rsidR="00734E26" w:rsidRPr="7CD8F938" w:rsidDel="7CD8F938">
          <w:rPr>
            <w:rFonts w:cs="Times New Roman"/>
          </w:rPr>
          <w:delText>s</w:delText>
        </w:r>
      </w:del>
      <w:r w:rsidR="7CD8F938" w:rsidRPr="7CD8F938">
        <w:rPr>
          <w:rFonts w:cs="Times New Roman"/>
        </w:rPr>
        <w:t xml:space="preserve"> pH ranged from 4.5 to 8.1, with </w:t>
      </w:r>
      <w:ins w:id="99" w:author="Lisa Wingate" w:date="2020-06-10T13:57:00Z">
        <w:r w:rsidR="7CD8F938" w:rsidRPr="7CD8F938">
          <w:rPr>
            <w:rFonts w:cs="Times New Roman"/>
          </w:rPr>
          <w:t xml:space="preserve">the pine forest </w:t>
        </w:r>
      </w:ins>
      <w:r w:rsidR="7CD8F938" w:rsidRPr="7CD8F938">
        <w:rPr>
          <w:rFonts w:cs="Times New Roman"/>
        </w:rPr>
        <w:t xml:space="preserve">LB being the most acidic and </w:t>
      </w:r>
      <w:ins w:id="100" w:author="Lisa Wingate" w:date="2020-06-10T13:57:00Z">
        <w:r w:rsidR="7CD8F938" w:rsidRPr="7CD8F938">
          <w:rPr>
            <w:rFonts w:cs="Times New Roman"/>
          </w:rPr>
          <w:t xml:space="preserve">the orchard </w:t>
        </w:r>
      </w:ins>
      <w:r w:rsidR="7CD8F938" w:rsidRPr="7CD8F938">
        <w:rPr>
          <w:rFonts w:cs="Times New Roman"/>
        </w:rPr>
        <w:t xml:space="preserve">TL the most basic, while </w:t>
      </w:r>
      <w:ins w:id="101" w:author="Lisa Wingate" w:date="2020-06-10T13:57:00Z">
        <w:r w:rsidR="7CD8F938" w:rsidRPr="7CD8F938">
          <w:rPr>
            <w:rFonts w:cs="Times New Roman"/>
          </w:rPr>
          <w:t xml:space="preserve">the croplands </w:t>
        </w:r>
      </w:ins>
      <w:r w:rsidR="7CD8F938" w:rsidRPr="7CD8F938">
        <w:rPr>
          <w:rFonts w:cs="Times New Roman"/>
        </w:rPr>
        <w:t xml:space="preserve">LG and DBZ had intermediate </w:t>
      </w:r>
      <w:ins w:id="102" w:author="Lisa Wingate" w:date="2020-06-10T13:58:00Z">
        <w:r w:rsidR="7CD8F938" w:rsidRPr="7CD8F938">
          <w:rPr>
            <w:rFonts w:cs="Times New Roman"/>
          </w:rPr>
          <w:t>‘neutral’</w:t>
        </w:r>
      </w:ins>
      <w:ins w:id="103" w:author="Lisa Wingate" w:date="2020-06-10T14:04:00Z">
        <w:r w:rsidR="7CD8F938" w:rsidRPr="7CD8F938">
          <w:rPr>
            <w:rFonts w:cs="Times New Roman"/>
          </w:rPr>
          <w:t xml:space="preserve"> </w:t>
        </w:r>
      </w:ins>
      <w:r w:rsidR="7CD8F938" w:rsidRPr="7CD8F938">
        <w:rPr>
          <w:rFonts w:cs="Times New Roman"/>
        </w:rPr>
        <w:t>pH values. DBZ and LB were very sandy compared with LG and TL soils that were mainly composed of silt and clay (Table 1). The C</w:t>
      </w:r>
      <w:proofErr w:type="gramStart"/>
      <w:r w:rsidR="7CD8F938" w:rsidRPr="7CD8F938">
        <w:rPr>
          <w:rFonts w:cs="Times New Roman"/>
        </w:rPr>
        <w:t>:N</w:t>
      </w:r>
      <w:proofErr w:type="gramEnd"/>
      <w:r w:rsidR="7CD8F938" w:rsidRPr="7CD8F938">
        <w:rPr>
          <w:rFonts w:cs="Times New Roman"/>
        </w:rPr>
        <w:t xml:space="preserve"> ratio of LB soils was twofold higher than that of LG and TL, while that of DBZ was intermediate (Table 1). </w:t>
      </w:r>
    </w:p>
    <w:p w14:paraId="32EC48C9" w14:textId="7B8F2820" w:rsidR="00734E26" w:rsidRDefault="002C7888" w:rsidP="00093CED">
      <w:pPr>
        <w:spacing w:line="360" w:lineRule="auto"/>
        <w:jc w:val="both"/>
        <w:rPr>
          <w:rFonts w:cs="Times New Roman"/>
        </w:rPr>
      </w:pPr>
      <w:r w:rsidRPr="00183709">
        <w:rPr>
          <w:rFonts w:cs="Times New Roman"/>
          <w:noProof/>
          <w:lang w:val="fr-FR" w:eastAsia="fr-FR" w:bidi="ar-SA"/>
        </w:rPr>
        <w:drawing>
          <wp:anchor distT="0" distB="0" distL="114300" distR="114300" simplePos="0" relativeHeight="251664384" behindDoc="0" locked="0" layoutInCell="1" allowOverlap="1" wp14:anchorId="458A995E" wp14:editId="08EE673B">
            <wp:simplePos x="0" y="0"/>
            <wp:positionH relativeFrom="column">
              <wp:posOffset>-207010</wp:posOffset>
            </wp:positionH>
            <wp:positionV relativeFrom="paragraph">
              <wp:posOffset>433714</wp:posOffset>
            </wp:positionV>
            <wp:extent cx="179705" cy="16510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r="79448" b="66410"/>
                    <a:stretch/>
                  </pic:blipFill>
                  <pic:spPr bwMode="auto">
                    <a:xfrm>
                      <a:off x="0" y="0"/>
                      <a:ext cx="179705" cy="16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09">
        <w:rPr>
          <w:rFonts w:cs="Times New Roman"/>
          <w:noProof/>
          <w:lang w:val="fr-FR" w:eastAsia="fr-FR" w:bidi="ar-SA"/>
        </w:rPr>
        <w:drawing>
          <wp:anchor distT="0" distB="0" distL="114300" distR="114300" simplePos="0" relativeHeight="251683840" behindDoc="0" locked="0" layoutInCell="1" allowOverlap="1" wp14:anchorId="06903758" wp14:editId="040AD54C">
            <wp:simplePos x="0" y="0"/>
            <wp:positionH relativeFrom="column">
              <wp:posOffset>2596659</wp:posOffset>
            </wp:positionH>
            <wp:positionV relativeFrom="paragraph">
              <wp:posOffset>404802</wp:posOffset>
            </wp:positionV>
            <wp:extent cx="198000" cy="172113"/>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31433" r="47341" b="67271"/>
                    <a:stretch/>
                  </pic:blipFill>
                  <pic:spPr bwMode="auto">
                    <a:xfrm>
                      <a:off x="0" y="0"/>
                      <a:ext cx="198000" cy="1721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noProof/>
          <w:lang w:val="fr-FR" w:eastAsia="fr-FR" w:bidi="ar-SA"/>
        </w:rPr>
        <w:drawing>
          <wp:anchor distT="0" distB="0" distL="114300" distR="114300" simplePos="0" relativeHeight="251631616" behindDoc="0" locked="0" layoutInCell="1" allowOverlap="1" wp14:anchorId="4EED0C55" wp14:editId="0B407CDF">
            <wp:simplePos x="0" y="0"/>
            <wp:positionH relativeFrom="column">
              <wp:posOffset>2657908</wp:posOffset>
            </wp:positionH>
            <wp:positionV relativeFrom="page">
              <wp:posOffset>2850319</wp:posOffset>
            </wp:positionV>
            <wp:extent cx="3010535" cy="250952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l="18104" t="5964" r="20622" b="3197"/>
                    <a:stretch/>
                  </pic:blipFill>
                  <pic:spPr bwMode="auto">
                    <a:xfrm>
                      <a:off x="0" y="0"/>
                      <a:ext cx="3010535" cy="2509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62E44" w14:textId="669EDF93" w:rsidR="00C35825" w:rsidRPr="00C35825" w:rsidRDefault="001A6D07" w:rsidP="00C35825">
      <w:pPr>
        <w:pStyle w:val="Titre2"/>
        <w:rPr>
          <w:i w:val="0"/>
        </w:rPr>
      </w:pPr>
      <w:bookmarkStart w:id="104" w:name="_Toc42400676"/>
      <w:r w:rsidRPr="0080732C">
        <w:t>COS and CO</w:t>
      </w:r>
      <w:r w:rsidRPr="0080732C">
        <w:rPr>
          <w:vertAlign w:val="subscript"/>
        </w:rPr>
        <w:t>2</w:t>
      </w:r>
      <w:r w:rsidRPr="0080732C">
        <w:t xml:space="preserve"> balance across soil types and light treatmen</w:t>
      </w:r>
      <w:r w:rsidR="00C35825">
        <w:t>ts</w:t>
      </w:r>
      <w:bookmarkEnd w:id="104"/>
    </w:p>
    <w:p w14:paraId="7E87367E" w14:textId="4EC97B6B" w:rsidR="00734E26" w:rsidRPr="00B74F2F" w:rsidRDefault="7CD8F938" w:rsidP="00734E26">
      <w:pPr>
        <w:spacing w:line="360" w:lineRule="auto"/>
        <w:jc w:val="both"/>
        <w:rPr>
          <w:rFonts w:cs="Times New Roman"/>
        </w:rPr>
      </w:pPr>
      <w:commentRangeStart w:id="105"/>
      <w:r w:rsidRPr="7CD8F938">
        <w:rPr>
          <w:rFonts w:cs="Times New Roman"/>
        </w:rPr>
        <w:t>Soils</w:t>
      </w:r>
      <w:commentRangeEnd w:id="105"/>
      <w:r w:rsidR="00BB1B1B">
        <w:commentReference w:id="105"/>
      </w:r>
      <w:r w:rsidRPr="7CD8F938">
        <w:rPr>
          <w:rFonts w:cs="Times New Roman"/>
        </w:rPr>
        <w:t xml:space="preserve"> were always sources of CO</w:t>
      </w:r>
      <w:r w:rsidRPr="7CD8F938">
        <w:rPr>
          <w:rFonts w:cs="Times New Roman"/>
          <w:vertAlign w:val="subscript"/>
        </w:rPr>
        <w:t>2</w:t>
      </w:r>
      <w:r w:rsidRPr="7CD8F938">
        <w:rPr>
          <w:rFonts w:cs="Times New Roman"/>
        </w:rPr>
        <w:t xml:space="preserve"> in the dark and sinks in the light, except for the LB soil that </w:t>
      </w:r>
      <w:del w:id="106" w:author="Lisa Wingate" w:date="2020-06-10T14:07:00Z">
        <w:r w:rsidR="00BB1B1B" w:rsidRPr="7CD8F938" w:rsidDel="7CD8F938">
          <w:rPr>
            <w:rFonts w:cs="Times New Roman"/>
          </w:rPr>
          <w:delText>kept</w:delText>
        </w:r>
      </w:del>
      <w:ins w:id="107" w:author="Lisa Wingate" w:date="2020-06-10T14:07:00Z">
        <w:r w:rsidRPr="7CD8F938">
          <w:rPr>
            <w:rFonts w:cs="Times New Roman"/>
          </w:rPr>
          <w:t>continued</w:t>
        </w:r>
      </w:ins>
      <w:r w:rsidRPr="7CD8F938">
        <w:rPr>
          <w:rFonts w:cs="Times New Roman"/>
        </w:rPr>
        <w:t xml:space="preserve"> acting as a source even when exposed to light (Fig. 1a). </w:t>
      </w:r>
      <w:del w:id="108" w:author="Lisa Wingate" w:date="2020-06-10T14:07:00Z">
        <w:r w:rsidR="00BB1B1B" w:rsidRPr="7CD8F938" w:rsidDel="7CD8F938">
          <w:rPr>
            <w:rFonts w:cs="Times New Roman"/>
          </w:rPr>
          <w:delText>It</w:delText>
        </w:r>
      </w:del>
      <w:ins w:id="109" w:author="Lisa Wingate" w:date="2020-06-10T14:07:00Z">
        <w:r w:rsidRPr="7CD8F938">
          <w:rPr>
            <w:rFonts w:cs="Times New Roman"/>
          </w:rPr>
          <w:t>This</w:t>
        </w:r>
      </w:ins>
      <w:r w:rsidRPr="7CD8F938">
        <w:rPr>
          <w:rFonts w:cs="Times New Roman"/>
        </w:rPr>
        <w:t xml:space="preserve"> resulted in significant differences between dark and light treatments for all soils, except for LB. When it c</w:t>
      </w:r>
      <w:ins w:id="110" w:author="Lisa Wingate" w:date="2020-06-10T14:08:00Z">
        <w:r w:rsidRPr="7CD8F938">
          <w:rPr>
            <w:rFonts w:cs="Times New Roman"/>
          </w:rPr>
          <w:t>ame</w:t>
        </w:r>
      </w:ins>
      <w:del w:id="111" w:author="Lisa Wingate" w:date="2020-06-10T14:08:00Z">
        <w:r w:rsidR="00BB1B1B" w:rsidRPr="7CD8F938" w:rsidDel="7CD8F938">
          <w:rPr>
            <w:rFonts w:cs="Times New Roman"/>
          </w:rPr>
          <w:delText>omes</w:delText>
        </w:r>
      </w:del>
      <w:r w:rsidRPr="7CD8F938">
        <w:rPr>
          <w:rFonts w:cs="Times New Roman"/>
        </w:rPr>
        <w:t xml:space="preserve"> to COS, all soils acted as sinks (Fig. 1b). TL was the only soil that showed a significant difference in COS flux between light and dark conditions.</w:t>
      </w:r>
    </w:p>
    <w:p w14:paraId="5CD80F54" w14:textId="77777777" w:rsidR="002B6C5E" w:rsidRDefault="002B6C5E" w:rsidP="000524C5">
      <w:pPr>
        <w:spacing w:line="360" w:lineRule="auto"/>
        <w:rPr>
          <w:rFonts w:cs="Times New Roman"/>
          <w:b/>
          <w:bCs/>
          <w:i/>
          <w:iCs/>
          <w:u w:val="single"/>
        </w:rPr>
      </w:pPr>
    </w:p>
    <w:p w14:paraId="74761AE7" w14:textId="0917F501" w:rsidR="000524C5" w:rsidRDefault="001A6D07" w:rsidP="00FC486D">
      <w:pPr>
        <w:pStyle w:val="Titre2"/>
      </w:pPr>
      <w:bookmarkStart w:id="112" w:name="_Toc42400677"/>
      <w:r w:rsidRPr="0080732C">
        <w:t>Effect of soil types and light treatments on microbial communities</w:t>
      </w:r>
      <w:bookmarkEnd w:id="112"/>
    </w:p>
    <w:p w14:paraId="1A232C63" w14:textId="34FF43A4" w:rsidR="00955801" w:rsidRPr="00C35825" w:rsidRDefault="0B39A83D" w:rsidP="00F32768">
      <w:pPr>
        <w:spacing w:line="360" w:lineRule="auto"/>
        <w:jc w:val="both"/>
        <w:rPr>
          <w:rFonts w:cs="Times New Roman"/>
        </w:rPr>
      </w:pPr>
      <w:r w:rsidRPr="0B39A83D">
        <w:rPr>
          <w:rFonts w:cs="Times New Roman"/>
        </w:rPr>
        <w:t>Soil type</w:t>
      </w:r>
      <w:ins w:id="113" w:author="Lisa Wingate" w:date="2020-06-10T14:10:00Z">
        <w:r w:rsidRPr="0B39A83D">
          <w:rPr>
            <w:rFonts w:cs="Times New Roman"/>
          </w:rPr>
          <w:t xml:space="preserve"> and</w:t>
        </w:r>
      </w:ins>
      <w:del w:id="114" w:author="Lisa Wingate" w:date="2020-06-10T14:10:00Z">
        <w:r w:rsidR="00BB1B1B" w:rsidRPr="0B39A83D" w:rsidDel="0B39A83D">
          <w:rPr>
            <w:rFonts w:cs="Times New Roman"/>
          </w:rPr>
          <w:delText>,</w:delText>
        </w:r>
      </w:del>
      <w:r w:rsidRPr="0B39A83D">
        <w:rPr>
          <w:rFonts w:cs="Times New Roman"/>
        </w:rPr>
        <w:t xml:space="preserve"> light treatment, as well as their interaction had significant effects on phototroph communities (Appendix 1, Table 2). When looking at the different classes, we found that LB soils appeared very dissimilar compared with the three other soil types (</w:t>
      </w:r>
      <w:r w:rsidRPr="0B39A83D">
        <w:rPr>
          <w:rFonts w:cs="Times New Roman"/>
          <w:i/>
          <w:iCs/>
        </w:rPr>
        <w:t>p</w:t>
      </w:r>
      <w:r w:rsidRPr="0B39A83D">
        <w:rPr>
          <w:rFonts w:cs="Times New Roman"/>
        </w:rPr>
        <w:t xml:space="preserve"> &lt; 0.001). Indeed, </w:t>
      </w:r>
      <w:del w:id="115" w:author="Lisa Wingate" w:date="2020-06-10T14:11:00Z">
        <w:r w:rsidR="00BB1B1B" w:rsidRPr="0B39A83D" w:rsidDel="0B39A83D">
          <w:rPr>
            <w:rFonts w:cs="Times New Roman"/>
          </w:rPr>
          <w:delText>algae</w:delText>
        </w:r>
      </w:del>
      <w:ins w:id="116" w:author="Lisa Wingate" w:date="2020-06-10T14:11:00Z">
        <w:r w:rsidRPr="0B39A83D">
          <w:rPr>
            <w:rFonts w:cs="Times New Roman"/>
          </w:rPr>
          <w:t>phototroph</w:t>
        </w:r>
      </w:ins>
      <w:r w:rsidRPr="0B39A83D">
        <w:rPr>
          <w:rFonts w:cs="Times New Roman"/>
        </w:rPr>
        <w:t xml:space="preserve"> communities in this soil did not include common classes observed in the other soils such as </w:t>
      </w:r>
      <w:proofErr w:type="spellStart"/>
      <w:r w:rsidRPr="0B39A83D">
        <w:rPr>
          <w:rFonts w:cs="Times New Roman"/>
          <w:i/>
          <w:iCs/>
        </w:rPr>
        <w:t>Bacillariophyceae</w:t>
      </w:r>
      <w:proofErr w:type="spellEnd"/>
      <w:r w:rsidRPr="0B39A83D">
        <w:rPr>
          <w:rFonts w:cs="Times New Roman"/>
        </w:rPr>
        <w:t xml:space="preserve"> or </w:t>
      </w:r>
      <w:proofErr w:type="spellStart"/>
      <w:r w:rsidRPr="0B39A83D">
        <w:rPr>
          <w:rFonts w:cs="Times New Roman"/>
          <w:i/>
          <w:iCs/>
        </w:rPr>
        <w:t>Dinophyceae</w:t>
      </w:r>
      <w:commentRangeStart w:id="117"/>
      <w:proofErr w:type="spellEnd"/>
      <w:r w:rsidRPr="0B39A83D">
        <w:rPr>
          <w:rFonts w:cs="Times New Roman"/>
        </w:rPr>
        <w:t>.</w:t>
      </w:r>
      <w:commentRangeEnd w:id="117"/>
      <w:r w:rsidR="00BB1B1B">
        <w:commentReference w:id="117"/>
      </w:r>
      <w:r w:rsidRPr="0B39A83D">
        <w:rPr>
          <w:rFonts w:cs="Times New Roman"/>
        </w:rPr>
        <w:t xml:space="preserve"> On the other hand, the LB soil was the only soil that presented a relatively high abundance of </w:t>
      </w:r>
      <w:proofErr w:type="spellStart"/>
      <w:r w:rsidRPr="0B39A83D">
        <w:rPr>
          <w:rFonts w:cs="Times New Roman"/>
          <w:i/>
          <w:iCs/>
        </w:rPr>
        <w:t>Zygnemophyceae</w:t>
      </w:r>
      <w:proofErr w:type="spellEnd"/>
      <w:r w:rsidRPr="0B39A83D">
        <w:rPr>
          <w:rFonts w:cs="Times New Roman"/>
        </w:rPr>
        <w:t xml:space="preserve"> among all soil types. </w:t>
      </w:r>
      <w:r w:rsidRPr="0B39A83D">
        <w:rPr>
          <w:rFonts w:cs="Times New Roman"/>
        </w:rPr>
        <w:lastRenderedPageBreak/>
        <w:t xml:space="preserve">When investigating the effect of light, we found that this effect was particularly important in DBZ and LB soils. Regarding the DBZ soil, most OTUs belonging to </w:t>
      </w:r>
      <w:proofErr w:type="spellStart"/>
      <w:r w:rsidRPr="0B39A83D">
        <w:rPr>
          <w:rFonts w:cs="Times New Roman"/>
          <w:i/>
          <w:iCs/>
        </w:rPr>
        <w:t>Trebouxiophyceae</w:t>
      </w:r>
      <w:proofErr w:type="spellEnd"/>
      <w:r w:rsidRPr="0B39A83D">
        <w:rPr>
          <w:rFonts w:cs="Times New Roman"/>
        </w:rPr>
        <w:t xml:space="preserve">, </w:t>
      </w:r>
      <w:proofErr w:type="spellStart"/>
      <w:r w:rsidRPr="0B39A83D">
        <w:rPr>
          <w:rFonts w:cs="Times New Roman"/>
          <w:i/>
          <w:iCs/>
        </w:rPr>
        <w:t>Bacillariophyceae</w:t>
      </w:r>
      <w:proofErr w:type="spellEnd"/>
      <w:r w:rsidRPr="0B39A83D">
        <w:rPr>
          <w:rFonts w:cs="Times New Roman"/>
          <w:i/>
          <w:iCs/>
        </w:rPr>
        <w:t xml:space="preserve"> </w:t>
      </w:r>
      <w:r w:rsidRPr="0B39A83D">
        <w:rPr>
          <w:rFonts w:cs="Times New Roman"/>
        </w:rPr>
        <w:t xml:space="preserve">and </w:t>
      </w:r>
      <w:proofErr w:type="spellStart"/>
      <w:r w:rsidRPr="0B39A83D">
        <w:rPr>
          <w:rFonts w:cs="Times New Roman"/>
          <w:i/>
          <w:iCs/>
        </w:rPr>
        <w:t>Chlorophyceae</w:t>
      </w:r>
      <w:proofErr w:type="spellEnd"/>
      <w:r w:rsidRPr="0B39A83D">
        <w:rPr>
          <w:rFonts w:cs="Times New Roman"/>
          <w:i/>
          <w:iCs/>
        </w:rPr>
        <w:t xml:space="preserve"> </w:t>
      </w:r>
      <w:r w:rsidRPr="0B39A83D">
        <w:rPr>
          <w:rFonts w:cs="Times New Roman"/>
        </w:rPr>
        <w:t>increased in the light conditions. However, 75% of classes in the dark in the DBZ soil were unidentified. A look at the phylum level revealed that most of the unidentified OTUs belonged to cyanobacteria</w:t>
      </w:r>
      <w:del w:id="118" w:author="Lisa Wingate" w:date="2020-06-10T14:14:00Z">
        <w:r w:rsidR="00BB1B1B" w:rsidRPr="0B39A83D" w:rsidDel="0B39A83D">
          <w:rPr>
            <w:rFonts w:cs="Times New Roman"/>
          </w:rPr>
          <w:delText>s</w:delText>
        </w:r>
      </w:del>
      <w:r w:rsidRPr="0B39A83D">
        <w:rPr>
          <w:rFonts w:cs="Times New Roman"/>
        </w:rPr>
        <w:t xml:space="preserve">. For the LB soils, we found a strong dominance of </w:t>
      </w:r>
      <w:del w:id="119" w:author="Lisa Wingate" w:date="2020-06-10T14:09:00Z">
        <w:r w:rsidR="00BB1B1B" w:rsidRPr="0B39A83D" w:rsidDel="0B39A83D">
          <w:rPr>
            <w:rFonts w:cs="Times New Roman"/>
          </w:rPr>
          <w:delText xml:space="preserve"> </w:delText>
        </w:r>
      </w:del>
      <w:proofErr w:type="spellStart"/>
      <w:r w:rsidRPr="0B39A83D">
        <w:rPr>
          <w:rFonts w:cs="Times New Roman"/>
          <w:i/>
          <w:iCs/>
        </w:rPr>
        <w:t>Chlorophyceae</w:t>
      </w:r>
      <w:proofErr w:type="spellEnd"/>
      <w:r w:rsidRPr="0B39A83D">
        <w:rPr>
          <w:rFonts w:cs="Times New Roman"/>
        </w:rPr>
        <w:t xml:space="preserve"> in the dark</w:t>
      </w:r>
      <w:del w:id="120" w:author="Nicolas Fanin" w:date="2020-06-11T14:00:00Z">
        <w:r w:rsidRPr="0B39A83D" w:rsidDel="00A04154">
          <w:rPr>
            <w:rFonts w:cs="Times New Roman"/>
          </w:rPr>
          <w:delText>,</w:delText>
        </w:r>
      </w:del>
      <w:r w:rsidRPr="0B39A83D">
        <w:rPr>
          <w:rFonts w:cs="Times New Roman"/>
        </w:rPr>
        <w:t xml:space="preserve"> </w:t>
      </w:r>
      <w:del w:id="121" w:author="Lisa Wingate" w:date="2020-06-10T14:14:00Z">
        <w:r w:rsidR="00BB1B1B" w:rsidRPr="0B39A83D" w:rsidDel="0B39A83D">
          <w:rPr>
            <w:rFonts w:cs="Times New Roman"/>
          </w:rPr>
          <w:delText>which</w:delText>
        </w:r>
      </w:del>
      <w:ins w:id="122" w:author="Lisa Wingate" w:date="2020-06-10T14:14:00Z">
        <w:r w:rsidRPr="0B39A83D">
          <w:rPr>
            <w:rFonts w:cs="Times New Roman"/>
          </w:rPr>
          <w:t>that</w:t>
        </w:r>
      </w:ins>
      <w:r w:rsidRPr="0B39A83D">
        <w:rPr>
          <w:rFonts w:cs="Times New Roman"/>
        </w:rPr>
        <w:t xml:space="preserve"> accounted for more than 80% of the relative abundance. Zooming in the taxonomic levels revealed that they all belonged to the </w:t>
      </w:r>
      <w:proofErr w:type="spellStart"/>
      <w:r w:rsidRPr="0B39A83D">
        <w:rPr>
          <w:rFonts w:cs="Times New Roman"/>
          <w:i/>
          <w:iCs/>
        </w:rPr>
        <w:t>Chlamydomonaceae</w:t>
      </w:r>
      <w:proofErr w:type="spellEnd"/>
      <w:r w:rsidRPr="0B39A83D">
        <w:rPr>
          <w:rFonts w:cs="Times New Roman"/>
          <w:i/>
          <w:iCs/>
        </w:rPr>
        <w:t xml:space="preserve"> </w:t>
      </w:r>
      <w:r w:rsidRPr="0B39A83D">
        <w:rPr>
          <w:rFonts w:cs="Times New Roman"/>
        </w:rPr>
        <w:t xml:space="preserve">family. Interestingly we found that </w:t>
      </w:r>
      <w:proofErr w:type="spellStart"/>
      <w:r w:rsidRPr="0B39A83D">
        <w:rPr>
          <w:rFonts w:cs="Times New Roman"/>
          <w:i/>
          <w:iCs/>
        </w:rPr>
        <w:t>Zygnemophyceae</w:t>
      </w:r>
      <w:proofErr w:type="spellEnd"/>
      <w:r w:rsidRPr="0B39A83D">
        <w:rPr>
          <w:rFonts w:cs="Times New Roman"/>
          <w:b/>
          <w:bCs/>
        </w:rPr>
        <w:t xml:space="preserve"> </w:t>
      </w:r>
      <w:r w:rsidRPr="0B39A83D">
        <w:rPr>
          <w:rFonts w:cs="Times New Roman"/>
        </w:rPr>
        <w:t>increased significantly in the light treatment (Fig. 2a). Contrary to DBZ and LB soils, we found that the LG soil presented no differences when comparing between light to dark treatments (</w:t>
      </w:r>
      <w:r w:rsidRPr="0B39A83D">
        <w:rPr>
          <w:rFonts w:cs="Times New Roman"/>
          <w:i/>
          <w:iCs/>
        </w:rPr>
        <w:t>p</w:t>
      </w:r>
      <w:r w:rsidRPr="0B39A83D">
        <w:rPr>
          <w:rFonts w:cs="Times New Roman"/>
        </w:rPr>
        <w:t xml:space="preserve"> = 0.43). Regarding TL, we found that this soil harbo</w:t>
      </w:r>
      <w:ins w:id="123" w:author="Lisa Wingate" w:date="2020-06-10T14:15:00Z">
        <w:r w:rsidRPr="0B39A83D">
          <w:rPr>
            <w:rFonts w:cs="Times New Roman"/>
          </w:rPr>
          <w:t>u</w:t>
        </w:r>
      </w:ins>
      <w:r w:rsidRPr="0B39A83D">
        <w:rPr>
          <w:rFonts w:cs="Times New Roman"/>
        </w:rPr>
        <w:t xml:space="preserve">red a high relative abundance of </w:t>
      </w:r>
      <w:proofErr w:type="spellStart"/>
      <w:r w:rsidRPr="0B39A83D">
        <w:rPr>
          <w:rFonts w:cs="Times New Roman"/>
          <w:i/>
          <w:iCs/>
        </w:rPr>
        <w:t>Bryopsida</w:t>
      </w:r>
      <w:proofErr w:type="spellEnd"/>
      <w:r w:rsidRPr="0B39A83D">
        <w:rPr>
          <w:rFonts w:cs="Times New Roman"/>
        </w:rPr>
        <w:t xml:space="preserve"> both in light and dark treatments (Fig. 2a). Moreover, it is interesting to notice that </w:t>
      </w:r>
      <w:proofErr w:type="spellStart"/>
      <w:r w:rsidRPr="0B39A83D">
        <w:rPr>
          <w:rFonts w:cs="Times New Roman"/>
          <w:i/>
          <w:iCs/>
        </w:rPr>
        <w:t>Chlorophyceae</w:t>
      </w:r>
      <w:proofErr w:type="spellEnd"/>
      <w:r w:rsidRPr="0B39A83D">
        <w:rPr>
          <w:rFonts w:cs="Times New Roman"/>
        </w:rPr>
        <w:t xml:space="preserve"> relative abundance increased from light to dark in the LG soil, while it decreased in the TL soil. Finally, it is important to note that </w:t>
      </w:r>
      <w:proofErr w:type="spellStart"/>
      <w:r w:rsidRPr="0B39A83D">
        <w:rPr>
          <w:rFonts w:cs="Times New Roman"/>
          <w:i/>
          <w:iCs/>
        </w:rPr>
        <w:t>Trebouxiophyceae</w:t>
      </w:r>
      <w:proofErr w:type="spellEnd"/>
      <w:r w:rsidRPr="0B39A83D">
        <w:rPr>
          <w:rFonts w:cs="Times New Roman"/>
        </w:rPr>
        <w:t xml:space="preserve"> seems to thrive better in light environments, but that this class was present only in DBZ and TL soils.</w:t>
      </w:r>
    </w:p>
    <w:p w14:paraId="5FF074BE" w14:textId="10C69113" w:rsidR="00955801" w:rsidRDefault="0B39A83D" w:rsidP="00C35825">
      <w:pPr>
        <w:spacing w:line="360" w:lineRule="auto"/>
        <w:ind w:firstLine="709"/>
        <w:jc w:val="both"/>
        <w:rPr>
          <w:rFonts w:cs="Times New Roman"/>
        </w:rPr>
      </w:pPr>
      <w:r w:rsidRPr="0B39A83D">
        <w:rPr>
          <w:rFonts w:cs="Times New Roman"/>
        </w:rPr>
        <w:t xml:space="preserve">Similar to </w:t>
      </w:r>
      <w:del w:id="124" w:author="Lisa Wingate" w:date="2020-06-10T16:05:00Z">
        <w:r w:rsidR="0080732C" w:rsidRPr="0B39A83D" w:rsidDel="0B39A83D">
          <w:rPr>
            <w:rFonts w:cs="Times New Roman"/>
          </w:rPr>
          <w:delText>algae</w:delText>
        </w:r>
      </w:del>
      <w:ins w:id="125" w:author="Lisa Wingate" w:date="2020-06-10T16:05:00Z">
        <w:r w:rsidRPr="0B39A83D">
          <w:rPr>
            <w:rFonts w:cs="Times New Roman"/>
          </w:rPr>
          <w:t>phototroph</w:t>
        </w:r>
      </w:ins>
      <w:r w:rsidRPr="0B39A83D">
        <w:rPr>
          <w:rFonts w:cs="Times New Roman"/>
        </w:rPr>
        <w:t xml:space="preserve"> communities, we found that soil type</w:t>
      </w:r>
      <w:ins w:id="126" w:author="Lisa Wingate" w:date="2020-06-10T16:06:00Z">
        <w:r w:rsidRPr="0B39A83D">
          <w:rPr>
            <w:rFonts w:cs="Times New Roman"/>
          </w:rPr>
          <w:t xml:space="preserve"> and</w:t>
        </w:r>
      </w:ins>
      <w:del w:id="127" w:author="Lisa Wingate" w:date="2020-06-10T16:06:00Z">
        <w:r w:rsidR="0080732C" w:rsidRPr="0B39A83D" w:rsidDel="0B39A83D">
          <w:rPr>
            <w:rFonts w:cs="Times New Roman"/>
          </w:rPr>
          <w:delText>,</w:delText>
        </w:r>
      </w:del>
      <w:r w:rsidRPr="0B39A83D">
        <w:rPr>
          <w:rFonts w:cs="Times New Roman"/>
        </w:rPr>
        <w:t xml:space="preserve"> light treatment, as well as their interaction had significant effects on bacteria</w:t>
      </w:r>
      <w:ins w:id="128" w:author="Lisa Wingate" w:date="2020-06-10T16:06:00Z">
        <w:r w:rsidRPr="0B39A83D">
          <w:rPr>
            <w:rFonts w:cs="Times New Roman"/>
          </w:rPr>
          <w:t>l</w:t>
        </w:r>
      </w:ins>
      <w:r w:rsidRPr="0B39A83D">
        <w:rPr>
          <w:rFonts w:cs="Times New Roman"/>
        </w:rPr>
        <w:t xml:space="preserve"> communities (Appendix 1, </w:t>
      </w:r>
      <w:del w:id="129" w:author="Nicolas Fanin" w:date="2020-06-11T14:00:00Z">
        <w:r w:rsidRPr="0B39A83D" w:rsidDel="00A04154">
          <w:rPr>
            <w:rFonts w:cs="Times New Roman"/>
          </w:rPr>
          <w:delText xml:space="preserve"> </w:delText>
        </w:r>
      </w:del>
      <w:r w:rsidRPr="0B39A83D">
        <w:rPr>
          <w:rFonts w:cs="Times New Roman"/>
        </w:rPr>
        <w:t xml:space="preserve">Table 2). The LB soil was once again the most dissimilar one compared with the other soil types (Fig. 2b). In particular, the LB soil showed </w:t>
      </w:r>
      <w:ins w:id="130" w:author="Lisa Wingate" w:date="2020-06-10T16:07:00Z">
        <w:r w:rsidRPr="0B39A83D">
          <w:rPr>
            <w:rFonts w:cs="Times New Roman"/>
          </w:rPr>
          <w:t xml:space="preserve">an </w:t>
        </w:r>
      </w:ins>
      <w:r w:rsidRPr="0B39A83D">
        <w:rPr>
          <w:rFonts w:cs="Times New Roman"/>
        </w:rPr>
        <w:t xml:space="preserve">important relative abundance of </w:t>
      </w:r>
      <w:r w:rsidRPr="0B39A83D">
        <w:rPr>
          <w:rFonts w:cs="Times New Roman"/>
          <w:i/>
          <w:iCs/>
        </w:rPr>
        <w:t>Actinobacteria</w:t>
      </w:r>
      <w:r w:rsidRPr="0B39A83D">
        <w:rPr>
          <w:rFonts w:cs="Times New Roman"/>
        </w:rPr>
        <w:t xml:space="preserve">, while DBZ, LG or TL did not. Regarding the light effect, we found that </w:t>
      </w:r>
      <w:proofErr w:type="spellStart"/>
      <w:r w:rsidRPr="0B39A83D">
        <w:rPr>
          <w:rFonts w:cs="Times New Roman"/>
          <w:i/>
          <w:iCs/>
        </w:rPr>
        <w:t>Gammaproteobacteria</w:t>
      </w:r>
      <w:proofErr w:type="spellEnd"/>
      <w:r w:rsidRPr="0B39A83D">
        <w:rPr>
          <w:rFonts w:cs="Times New Roman"/>
        </w:rPr>
        <w:t xml:space="preserve"> decreased in </w:t>
      </w:r>
      <w:commentRangeStart w:id="131"/>
      <w:r w:rsidRPr="0B39A83D">
        <w:rPr>
          <w:rFonts w:cs="Times New Roman"/>
        </w:rPr>
        <w:t>higher</w:t>
      </w:r>
      <w:commentRangeEnd w:id="131"/>
      <w:r w:rsidR="0080732C">
        <w:commentReference w:id="131"/>
      </w:r>
      <w:r w:rsidRPr="0B39A83D">
        <w:rPr>
          <w:rFonts w:cs="Times New Roman"/>
        </w:rPr>
        <w:t xml:space="preserve"> relative abundance when going in the light, but only in DBZ and TL soils. In contrast, there was a higher relative abundance of </w:t>
      </w:r>
      <w:proofErr w:type="spellStart"/>
      <w:r w:rsidRPr="0B39A83D">
        <w:rPr>
          <w:rFonts w:cs="Times New Roman"/>
          <w:i/>
          <w:iCs/>
        </w:rPr>
        <w:t>Thermoprotei</w:t>
      </w:r>
      <w:proofErr w:type="spellEnd"/>
      <w:r w:rsidRPr="0B39A83D">
        <w:rPr>
          <w:rFonts w:cs="Times New Roman"/>
        </w:rPr>
        <w:t xml:space="preserve"> in the light for these two soils compared with the dark treatment. </w:t>
      </w:r>
      <w:r w:rsidRPr="0B39A83D">
        <w:rPr>
          <w:rFonts w:cs="Times New Roman"/>
          <w:i/>
          <w:iCs/>
        </w:rPr>
        <w:t xml:space="preserve">Actinobacteria </w:t>
      </w:r>
      <w:r w:rsidRPr="0B39A83D">
        <w:rPr>
          <w:rFonts w:cs="Times New Roman"/>
        </w:rPr>
        <w:t xml:space="preserve">were also more abundant in the light than in the dark for DBZ and LG soils. Apart from that, all four soil types presented relatively similar bacterial communities, composed mostly of </w:t>
      </w:r>
      <w:proofErr w:type="spellStart"/>
      <w:r w:rsidRPr="0B39A83D">
        <w:rPr>
          <w:rFonts w:cs="Times New Roman"/>
          <w:i/>
          <w:iCs/>
        </w:rPr>
        <w:t>Alphaproteobacteria</w:t>
      </w:r>
      <w:proofErr w:type="spellEnd"/>
      <w:r w:rsidRPr="0B39A83D">
        <w:rPr>
          <w:rFonts w:cs="Times New Roman"/>
        </w:rPr>
        <w:t xml:space="preserve">, </w:t>
      </w:r>
      <w:proofErr w:type="spellStart"/>
      <w:r w:rsidRPr="0B39A83D">
        <w:rPr>
          <w:rFonts w:cs="Times New Roman"/>
          <w:i/>
          <w:iCs/>
        </w:rPr>
        <w:t>Gammaproteobacteria</w:t>
      </w:r>
      <w:proofErr w:type="spellEnd"/>
      <w:r w:rsidRPr="0B39A83D">
        <w:rPr>
          <w:rFonts w:cs="Times New Roman"/>
        </w:rPr>
        <w:t xml:space="preserve">, </w:t>
      </w:r>
      <w:proofErr w:type="spellStart"/>
      <w:r w:rsidRPr="0B39A83D">
        <w:rPr>
          <w:rFonts w:cs="Times New Roman"/>
          <w:i/>
          <w:iCs/>
        </w:rPr>
        <w:t>Planctomycetatia</w:t>
      </w:r>
      <w:proofErr w:type="spellEnd"/>
      <w:r w:rsidRPr="0B39A83D">
        <w:rPr>
          <w:rFonts w:cs="Times New Roman"/>
        </w:rPr>
        <w:t xml:space="preserve">, </w:t>
      </w:r>
      <w:proofErr w:type="spellStart"/>
      <w:r w:rsidRPr="0B39A83D">
        <w:rPr>
          <w:rFonts w:cs="Times New Roman"/>
          <w:i/>
          <w:iCs/>
        </w:rPr>
        <w:t>Sphyngobacteriia</w:t>
      </w:r>
      <w:proofErr w:type="spellEnd"/>
      <w:r w:rsidRPr="0B39A83D">
        <w:rPr>
          <w:rFonts w:cs="Times New Roman"/>
        </w:rPr>
        <w:t xml:space="preserve"> and </w:t>
      </w:r>
      <w:proofErr w:type="spellStart"/>
      <w:r w:rsidRPr="0B39A83D">
        <w:rPr>
          <w:rFonts w:cs="Times New Roman"/>
          <w:i/>
          <w:iCs/>
        </w:rPr>
        <w:t>Thermoprotei</w:t>
      </w:r>
      <w:proofErr w:type="spellEnd"/>
      <w:r w:rsidRPr="0B39A83D">
        <w:rPr>
          <w:rFonts w:cs="Times New Roman"/>
        </w:rPr>
        <w:t>.</w:t>
      </w:r>
    </w:p>
    <w:p w14:paraId="1CEDF96A" w14:textId="3FD2B069" w:rsidR="00D97E88" w:rsidRDefault="00854A06" w:rsidP="00955801">
      <w:pPr>
        <w:spacing w:line="360" w:lineRule="auto"/>
        <w:ind w:firstLine="709"/>
        <w:jc w:val="both"/>
        <w:rPr>
          <w:rFonts w:cs="Times New Roman"/>
        </w:rPr>
      </w:pPr>
      <w:del w:id="132" w:author="Nicolas Fanin" w:date="2020-06-11T14:00:00Z">
        <w:r w:rsidDel="00A04154">
          <w:rPr>
            <w:rFonts w:cs="Times New Roman"/>
          </w:rPr>
          <w:delText xml:space="preserve"> </w:delText>
        </w:r>
      </w:del>
      <w:r w:rsidR="00D356DA">
        <w:rPr>
          <w:rFonts w:cs="Times New Roman"/>
        </w:rPr>
        <w:t xml:space="preserve">Finally, we </w:t>
      </w:r>
      <w:r w:rsidR="0080732C">
        <w:rPr>
          <w:rFonts w:cs="Times New Roman"/>
        </w:rPr>
        <w:t>also found significant effects of soil, light and their interaction on fungal communities</w:t>
      </w:r>
      <w:r w:rsidR="00D356DA">
        <w:rPr>
          <w:rFonts w:cs="Times New Roman"/>
        </w:rPr>
        <w:t xml:space="preserve"> (Fig. </w:t>
      </w:r>
      <w:r w:rsidR="002216A6">
        <w:rPr>
          <w:rFonts w:cs="Times New Roman"/>
        </w:rPr>
        <w:t>2c</w:t>
      </w:r>
      <w:r w:rsidR="00D356DA">
        <w:rPr>
          <w:rFonts w:cs="Times New Roman"/>
        </w:rPr>
        <w:t xml:space="preserve">). </w:t>
      </w:r>
      <w:r w:rsidR="0080732C">
        <w:rPr>
          <w:rFonts w:cs="Times New Roman"/>
        </w:rPr>
        <w:t>Briefly</w:t>
      </w:r>
      <w:r w:rsidR="00D356DA">
        <w:rPr>
          <w:rFonts w:cs="Times New Roman"/>
        </w:rPr>
        <w:t xml:space="preserve">, </w:t>
      </w:r>
      <w:r w:rsidR="00283DFC">
        <w:rPr>
          <w:rFonts w:cs="Times New Roman"/>
        </w:rPr>
        <w:t xml:space="preserve">the </w:t>
      </w:r>
      <w:r w:rsidR="00D356DA">
        <w:rPr>
          <w:rFonts w:cs="Times New Roman"/>
        </w:rPr>
        <w:t xml:space="preserve">LB soil appeared </w:t>
      </w:r>
      <w:r w:rsidR="0080732C">
        <w:rPr>
          <w:rFonts w:cs="Times New Roman"/>
        </w:rPr>
        <w:t xml:space="preserve">once again </w:t>
      </w:r>
      <w:r w:rsidR="00D356DA">
        <w:rPr>
          <w:rFonts w:cs="Times New Roman"/>
        </w:rPr>
        <w:t xml:space="preserve">extremely different to DBZ, LG and TL. </w:t>
      </w:r>
      <w:r w:rsidR="00283DFC">
        <w:rPr>
          <w:rFonts w:cs="Times New Roman"/>
        </w:rPr>
        <w:t>It</w:t>
      </w:r>
      <w:r w:rsidR="00D356DA">
        <w:rPr>
          <w:rFonts w:cs="Times New Roman"/>
        </w:rPr>
        <w:t xml:space="preserve"> displayed </w:t>
      </w:r>
      <w:r w:rsidR="0080732C">
        <w:rPr>
          <w:rFonts w:cs="Times New Roman"/>
        </w:rPr>
        <w:t>high relative abundance</w:t>
      </w:r>
      <w:r w:rsidR="00D356DA">
        <w:rPr>
          <w:rFonts w:cs="Times New Roman"/>
        </w:rPr>
        <w:t xml:space="preserve"> of </w:t>
      </w:r>
      <w:r w:rsidR="00D356DA">
        <w:rPr>
          <w:rFonts w:cs="Times New Roman"/>
          <w:i/>
          <w:iCs/>
        </w:rPr>
        <w:t>Leotiomycetes</w:t>
      </w:r>
      <w:r>
        <w:rPr>
          <w:rFonts w:cs="Times New Roman"/>
        </w:rPr>
        <w:t>, accounting for</w:t>
      </w:r>
      <w:r w:rsidR="00283DFC">
        <w:rPr>
          <w:rFonts w:cs="Times New Roman"/>
        </w:rPr>
        <w:t xml:space="preserve"> approximatively</w:t>
      </w:r>
      <w:r>
        <w:rPr>
          <w:rFonts w:cs="Times New Roman"/>
        </w:rPr>
        <w:t xml:space="preserve"> a fourth of the communit</w:t>
      </w:r>
      <w:r w:rsidR="00283DFC">
        <w:rPr>
          <w:rFonts w:cs="Times New Roman"/>
        </w:rPr>
        <w:t>y</w:t>
      </w:r>
      <w:r>
        <w:rPr>
          <w:rFonts w:cs="Times New Roman"/>
        </w:rPr>
        <w:t>,</w:t>
      </w:r>
      <w:r w:rsidR="00D356DA">
        <w:rPr>
          <w:rFonts w:cs="Times New Roman"/>
        </w:rPr>
        <w:t xml:space="preserve"> while </w:t>
      </w:r>
      <w:r w:rsidR="00283DFC">
        <w:rPr>
          <w:rFonts w:cs="Times New Roman"/>
        </w:rPr>
        <w:t xml:space="preserve">the </w:t>
      </w:r>
      <w:r w:rsidR="00D356DA">
        <w:rPr>
          <w:rFonts w:cs="Times New Roman"/>
        </w:rPr>
        <w:t xml:space="preserve">other soils </w:t>
      </w:r>
      <w:r w:rsidR="00283DFC">
        <w:rPr>
          <w:rFonts w:cs="Times New Roman"/>
        </w:rPr>
        <w:t xml:space="preserve">presented a relatively low abundance of </w:t>
      </w:r>
      <w:r w:rsidR="00283DFC">
        <w:rPr>
          <w:rFonts w:cs="Times New Roman"/>
          <w:i/>
          <w:iCs/>
        </w:rPr>
        <w:t>Leotiomycetes</w:t>
      </w:r>
      <w:r w:rsidR="00D356DA">
        <w:rPr>
          <w:rFonts w:cs="Times New Roman"/>
        </w:rPr>
        <w:t xml:space="preserve">. </w:t>
      </w:r>
      <w:r w:rsidR="00283DFC">
        <w:rPr>
          <w:rFonts w:cs="Times New Roman"/>
        </w:rPr>
        <w:t xml:space="preserve">The </w:t>
      </w:r>
      <w:r>
        <w:rPr>
          <w:rFonts w:cs="Times New Roman"/>
        </w:rPr>
        <w:t xml:space="preserve">DBZ soil also had </w:t>
      </w:r>
      <w:r w:rsidR="00283DFC">
        <w:rPr>
          <w:rFonts w:cs="Times New Roman"/>
        </w:rPr>
        <w:t>a singular community</w:t>
      </w:r>
      <w:r>
        <w:rPr>
          <w:rFonts w:cs="Times New Roman"/>
        </w:rPr>
        <w:t xml:space="preserve">. First, </w:t>
      </w:r>
      <w:r w:rsidR="00283DFC">
        <w:rPr>
          <w:rFonts w:cs="Times New Roman"/>
        </w:rPr>
        <w:t>it</w:t>
      </w:r>
      <w:r w:rsidR="00D97E88">
        <w:rPr>
          <w:rFonts w:cs="Times New Roman"/>
        </w:rPr>
        <w:t xml:space="preserve"> </w:t>
      </w:r>
      <w:r>
        <w:rPr>
          <w:rFonts w:cs="Times New Roman"/>
        </w:rPr>
        <w:t xml:space="preserve">showed higher quantities of </w:t>
      </w:r>
      <w:r>
        <w:rPr>
          <w:rFonts w:cs="Times New Roman"/>
          <w:i/>
          <w:iCs/>
        </w:rPr>
        <w:t>Sordariomycetes</w:t>
      </w:r>
      <w:r>
        <w:rPr>
          <w:rFonts w:cs="Times New Roman"/>
        </w:rPr>
        <w:t xml:space="preserve"> than</w:t>
      </w:r>
      <w:r w:rsidR="00283DFC">
        <w:rPr>
          <w:rFonts w:cs="Times New Roman"/>
        </w:rPr>
        <w:t xml:space="preserve"> the</w:t>
      </w:r>
      <w:r>
        <w:rPr>
          <w:rFonts w:cs="Times New Roman"/>
        </w:rPr>
        <w:t xml:space="preserve"> other soils. Then,</w:t>
      </w:r>
      <w:r w:rsidR="00283DFC">
        <w:rPr>
          <w:rFonts w:cs="Times New Roman"/>
        </w:rPr>
        <w:t xml:space="preserve"> the</w:t>
      </w:r>
      <w:r>
        <w:rPr>
          <w:rFonts w:cs="Times New Roman"/>
        </w:rPr>
        <w:t xml:space="preserve"> DBZ soil</w:t>
      </w:r>
      <w:r w:rsidR="0080732C">
        <w:rPr>
          <w:rFonts w:cs="Times New Roman"/>
        </w:rPr>
        <w:t xml:space="preserve"> </w:t>
      </w:r>
      <w:proofErr w:type="spellStart"/>
      <w:r>
        <w:rPr>
          <w:rFonts w:cs="Times New Roman"/>
        </w:rPr>
        <w:t>harbored</w:t>
      </w:r>
      <w:proofErr w:type="spellEnd"/>
      <w:r w:rsidR="00283DFC">
        <w:rPr>
          <w:rFonts w:cs="Times New Roman"/>
        </w:rPr>
        <w:t xml:space="preserve"> many</w:t>
      </w:r>
      <w:r>
        <w:rPr>
          <w:rFonts w:cs="Times New Roman"/>
        </w:rPr>
        <w:t xml:space="preserve"> </w:t>
      </w:r>
      <w:proofErr w:type="spellStart"/>
      <w:r>
        <w:rPr>
          <w:rFonts w:cs="Times New Roman"/>
          <w:i/>
          <w:iCs/>
        </w:rPr>
        <w:t>Monoblepharidomycetes</w:t>
      </w:r>
      <w:proofErr w:type="spellEnd"/>
      <w:r>
        <w:rPr>
          <w:rFonts w:cs="Times New Roman"/>
        </w:rPr>
        <w:t xml:space="preserve">, a class that could not be found elsewhere in such quantity. </w:t>
      </w:r>
      <w:r w:rsidR="0080732C">
        <w:rPr>
          <w:rFonts w:cs="Times New Roman"/>
        </w:rPr>
        <w:lastRenderedPageBreak/>
        <w:t>Regarding the light effect, we found</w:t>
      </w:r>
      <w:r w:rsidR="00046307">
        <w:rPr>
          <w:rFonts w:cs="Times New Roman"/>
          <w:b/>
          <w:bCs/>
        </w:rPr>
        <w:t xml:space="preserve"> </w:t>
      </w:r>
      <w:r w:rsidR="00046307">
        <w:rPr>
          <w:rFonts w:cs="Times New Roman"/>
        </w:rPr>
        <w:t xml:space="preserve">that </w:t>
      </w:r>
      <w:proofErr w:type="spellStart"/>
      <w:r w:rsidR="00046307">
        <w:rPr>
          <w:rFonts w:cs="Times New Roman"/>
          <w:i/>
          <w:iCs/>
        </w:rPr>
        <w:t>Monoblepharidomycetes</w:t>
      </w:r>
      <w:proofErr w:type="spellEnd"/>
      <w:r w:rsidR="00046307">
        <w:rPr>
          <w:rFonts w:cs="Times New Roman"/>
        </w:rPr>
        <w:t xml:space="preserve"> had a significantly higher relative abundance in the dark than in the light for</w:t>
      </w:r>
      <w:r w:rsidR="00283DFC">
        <w:rPr>
          <w:rFonts w:cs="Times New Roman"/>
        </w:rPr>
        <w:t xml:space="preserve"> the</w:t>
      </w:r>
      <w:r w:rsidR="00046307">
        <w:rPr>
          <w:rFonts w:cs="Times New Roman"/>
        </w:rPr>
        <w:t xml:space="preserve"> DBZ soil</w:t>
      </w:r>
      <w:r w:rsidR="0080732C">
        <w:rPr>
          <w:rFonts w:cs="Times New Roman"/>
          <w:b/>
          <w:bCs/>
        </w:rPr>
        <w:t>.</w:t>
      </w:r>
      <w:r w:rsidR="00046307">
        <w:rPr>
          <w:rFonts w:cs="Times New Roman"/>
          <w:b/>
          <w:bCs/>
        </w:rPr>
        <w:t xml:space="preserve"> </w:t>
      </w:r>
      <w:r w:rsidR="00046307">
        <w:rPr>
          <w:rFonts w:cs="Times New Roman"/>
        </w:rPr>
        <w:t>It also appeared that the relative</w:t>
      </w:r>
      <w:r w:rsidR="00D97E88">
        <w:rPr>
          <w:rFonts w:cs="Times New Roman"/>
        </w:rPr>
        <w:t xml:space="preserve"> </w:t>
      </w:r>
      <w:r w:rsidR="00046307">
        <w:rPr>
          <w:rFonts w:cs="Times New Roman"/>
        </w:rPr>
        <w:t xml:space="preserve">abundance of </w:t>
      </w:r>
      <w:r w:rsidR="00046307">
        <w:rPr>
          <w:rFonts w:cs="Times New Roman"/>
          <w:i/>
          <w:iCs/>
        </w:rPr>
        <w:t>Sordariomycetes</w:t>
      </w:r>
      <w:r w:rsidR="00046307">
        <w:rPr>
          <w:rFonts w:cs="Times New Roman"/>
        </w:rPr>
        <w:t xml:space="preserve"> increased from dark to light in DBZ and TL soils. </w:t>
      </w:r>
      <w:r>
        <w:rPr>
          <w:rFonts w:cs="Times New Roman"/>
        </w:rPr>
        <w:t xml:space="preserve">Finally, LG and TL soils had </w:t>
      </w:r>
      <w:r w:rsidR="00283DFC">
        <w:rPr>
          <w:rFonts w:cs="Times New Roman"/>
        </w:rPr>
        <w:t>relatively</w:t>
      </w:r>
      <w:r>
        <w:rPr>
          <w:rFonts w:cs="Times New Roman"/>
        </w:rPr>
        <w:t xml:space="preserve"> similar communities, mostly composed of </w:t>
      </w:r>
      <w:proofErr w:type="spellStart"/>
      <w:r>
        <w:rPr>
          <w:rFonts w:cs="Times New Roman"/>
          <w:i/>
          <w:iCs/>
        </w:rPr>
        <w:t>Agariomycocetes</w:t>
      </w:r>
      <w:proofErr w:type="spellEnd"/>
      <w:r>
        <w:rPr>
          <w:rFonts w:cs="Times New Roman"/>
        </w:rPr>
        <w:t xml:space="preserve">, </w:t>
      </w:r>
      <w:r>
        <w:rPr>
          <w:rFonts w:cs="Times New Roman"/>
          <w:i/>
          <w:iCs/>
        </w:rPr>
        <w:t>Sordariomycetes</w:t>
      </w:r>
      <w:r>
        <w:rPr>
          <w:rFonts w:cs="Times New Roman"/>
        </w:rPr>
        <w:t xml:space="preserve"> and </w:t>
      </w:r>
      <w:r>
        <w:rPr>
          <w:rFonts w:cs="Times New Roman"/>
          <w:i/>
          <w:iCs/>
        </w:rPr>
        <w:t>Dothideomycetes</w:t>
      </w:r>
      <w:r w:rsidR="00A57ED7">
        <w:rPr>
          <w:rFonts w:cs="Times New Roman"/>
        </w:rPr>
        <w:t>, that are common classes present in all four soils</w:t>
      </w:r>
      <w:r>
        <w:rPr>
          <w:rFonts w:cs="Times New Roman"/>
        </w:rPr>
        <w:t xml:space="preserve">. </w:t>
      </w:r>
      <w:r w:rsidR="00A57ED7">
        <w:rPr>
          <w:rFonts w:cs="Times New Roman"/>
        </w:rPr>
        <w:t>LG and TL</w:t>
      </w:r>
      <w:r>
        <w:rPr>
          <w:rFonts w:cs="Times New Roman"/>
        </w:rPr>
        <w:t xml:space="preserve"> were also the two soils with the higher relative abundance of unidentified OTUs</w:t>
      </w:r>
      <w:r w:rsidR="00283DFC">
        <w:rPr>
          <w:rFonts w:cs="Times New Roman"/>
        </w:rPr>
        <w:t>.</w:t>
      </w:r>
      <w:r w:rsidR="00A57ED7">
        <w:rPr>
          <w:rFonts w:cs="Times New Roman"/>
        </w:rPr>
        <w:t xml:space="preserve"> </w:t>
      </w:r>
    </w:p>
    <w:p w14:paraId="525A84D0" w14:textId="4682233E" w:rsidR="00955801" w:rsidRDefault="00941E68">
      <w:pPr>
        <w:rPr>
          <w:rFonts w:cs="Times New Roman"/>
        </w:rPr>
      </w:pPr>
      <w:r>
        <w:rPr>
          <w:rFonts w:cs="Times New Roman"/>
          <w:noProof/>
          <w:lang w:val="fr-FR" w:eastAsia="fr-FR" w:bidi="ar-SA"/>
        </w:rPr>
        <w:drawing>
          <wp:anchor distT="0" distB="0" distL="114300" distR="114300" simplePos="0" relativeHeight="251634176" behindDoc="0" locked="0" layoutInCell="1" allowOverlap="1" wp14:anchorId="43AFCAC2" wp14:editId="7D666079">
            <wp:simplePos x="0" y="0"/>
            <wp:positionH relativeFrom="column">
              <wp:posOffset>4380230</wp:posOffset>
            </wp:positionH>
            <wp:positionV relativeFrom="paragraph">
              <wp:posOffset>1957705</wp:posOffset>
            </wp:positionV>
            <wp:extent cx="1500471" cy="125699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ae_sr.png"/>
                    <pic:cNvPicPr/>
                  </pic:nvPicPr>
                  <pic:blipFill rotWithShape="1">
                    <a:blip r:embed="rId19" cstate="print">
                      <a:extLst>
                        <a:ext uri="{28A0092B-C50C-407E-A947-70E740481C1C}">
                          <a14:useLocalDpi xmlns:a14="http://schemas.microsoft.com/office/drawing/2010/main"/>
                        </a:ext>
                      </a:extLst>
                    </a:blip>
                    <a:srcRect l="16126" r="16759"/>
                    <a:stretch/>
                  </pic:blipFill>
                  <pic:spPr bwMode="auto">
                    <a:xfrm>
                      <a:off x="0" y="0"/>
                      <a:ext cx="1500471" cy="12569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C8A" w:rsidRPr="00183709">
        <w:rPr>
          <w:rFonts w:cs="Times New Roman"/>
          <w:noProof/>
          <w:lang w:val="fr-FR" w:eastAsia="fr-FR" w:bidi="ar-SA"/>
        </w:rPr>
        <w:drawing>
          <wp:anchor distT="0" distB="0" distL="114300" distR="114300" simplePos="0" relativeHeight="251673088" behindDoc="0" locked="0" layoutInCell="1" allowOverlap="1" wp14:anchorId="45D7AE25" wp14:editId="5B8FFEA3">
            <wp:simplePos x="0" y="0"/>
            <wp:positionH relativeFrom="column">
              <wp:posOffset>364042</wp:posOffset>
            </wp:positionH>
            <wp:positionV relativeFrom="paragraph">
              <wp:posOffset>3720615</wp:posOffset>
            </wp:positionV>
            <wp:extent cx="198000" cy="172113"/>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31433" r="47341" b="67271"/>
                    <a:stretch/>
                  </pic:blipFill>
                  <pic:spPr bwMode="auto">
                    <a:xfrm>
                      <a:off x="0" y="0"/>
                      <a:ext cx="198000" cy="1721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261D">
        <w:rPr>
          <w:rFonts w:cs="Times New Roman"/>
          <w:noProof/>
          <w:lang w:val="fr-FR" w:eastAsia="fr-FR" w:bidi="ar-SA"/>
        </w:rPr>
        <w:drawing>
          <wp:anchor distT="0" distB="0" distL="114300" distR="114300" simplePos="0" relativeHeight="251631104" behindDoc="0" locked="0" layoutInCell="1" allowOverlap="1" wp14:anchorId="7D912A61" wp14:editId="3E2896A5">
            <wp:simplePos x="0" y="0"/>
            <wp:positionH relativeFrom="column">
              <wp:posOffset>-160020</wp:posOffset>
            </wp:positionH>
            <wp:positionV relativeFrom="paragraph">
              <wp:posOffset>3725545</wp:posOffset>
            </wp:positionV>
            <wp:extent cx="6165850" cy="325120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6165850" cy="325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261D" w:rsidRPr="00955801">
        <w:rPr>
          <w:rFonts w:cs="Times New Roman"/>
          <w:noProof/>
          <w:lang w:val="fr-FR" w:eastAsia="fr-FR" w:bidi="ar-SA"/>
        </w:rPr>
        <w:drawing>
          <wp:anchor distT="0" distB="0" distL="114300" distR="114300" simplePos="0" relativeHeight="251629056" behindDoc="0" locked="0" layoutInCell="1" allowOverlap="1" wp14:anchorId="78513DDC" wp14:editId="36281334">
            <wp:simplePos x="0" y="0"/>
            <wp:positionH relativeFrom="column">
              <wp:posOffset>-23495</wp:posOffset>
            </wp:positionH>
            <wp:positionV relativeFrom="page">
              <wp:posOffset>2364740</wp:posOffset>
            </wp:positionV>
            <wp:extent cx="4403725" cy="268224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4403725" cy="268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FBE">
        <w:rPr>
          <w:rFonts w:cs="Times New Roman"/>
          <w:noProof/>
          <w:lang w:val="fr-FR" w:eastAsia="fr-FR" w:bidi="ar-SA"/>
        </w:rPr>
        <w:drawing>
          <wp:anchor distT="0" distB="0" distL="114300" distR="114300" simplePos="0" relativeHeight="251674112" behindDoc="0" locked="0" layoutInCell="1" allowOverlap="1" wp14:anchorId="7B0ED973" wp14:editId="3A7594DF">
            <wp:simplePos x="0" y="0"/>
            <wp:positionH relativeFrom="column">
              <wp:posOffset>4479925</wp:posOffset>
            </wp:positionH>
            <wp:positionV relativeFrom="paragraph">
              <wp:posOffset>796290</wp:posOffset>
            </wp:positionV>
            <wp:extent cx="1139267" cy="754380"/>
            <wp:effectExtent l="19050" t="19050" r="3810" b="762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ae_sr.png"/>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1139267" cy="7543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709" w:rsidRPr="00183709">
        <w:rPr>
          <w:rFonts w:cs="Times New Roman"/>
          <w:noProof/>
          <w:lang w:val="fr-FR" w:eastAsia="fr-FR" w:bidi="ar-SA"/>
        </w:rPr>
        <w:drawing>
          <wp:anchor distT="0" distB="0" distL="114300" distR="114300" simplePos="0" relativeHeight="251668992" behindDoc="0" locked="0" layoutInCell="1" allowOverlap="1" wp14:anchorId="12E005AB" wp14:editId="4BDD06D4">
            <wp:simplePos x="0" y="0"/>
            <wp:positionH relativeFrom="column">
              <wp:posOffset>4479290</wp:posOffset>
            </wp:positionH>
            <wp:positionV relativeFrom="paragraph">
              <wp:posOffset>1954530</wp:posOffset>
            </wp:positionV>
            <wp:extent cx="180000" cy="162693"/>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2380" t="54289" r="76998" b="12574"/>
                    <a:stretch/>
                  </pic:blipFill>
                  <pic:spPr bwMode="auto">
                    <a:xfrm>
                      <a:off x="0" y="0"/>
                      <a:ext cx="180000" cy="1626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709" w:rsidRPr="00183709">
        <w:rPr>
          <w:rFonts w:cs="Times New Roman"/>
          <w:noProof/>
          <w:lang w:val="fr-FR" w:eastAsia="fr-FR" w:bidi="ar-SA"/>
        </w:rPr>
        <w:drawing>
          <wp:anchor distT="0" distB="0" distL="114300" distR="114300" simplePos="0" relativeHeight="251672064" behindDoc="0" locked="0" layoutInCell="1" allowOverlap="1" wp14:anchorId="3B35FBC1" wp14:editId="795BC85B">
            <wp:simplePos x="0" y="0"/>
            <wp:positionH relativeFrom="column">
              <wp:posOffset>377190</wp:posOffset>
            </wp:positionH>
            <wp:positionV relativeFrom="paragraph">
              <wp:posOffset>415290</wp:posOffset>
            </wp:positionV>
            <wp:extent cx="179705" cy="16510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r="79448" b="66410"/>
                    <a:stretch/>
                  </pic:blipFill>
                  <pic:spPr bwMode="auto">
                    <a:xfrm>
                      <a:off x="0" y="0"/>
                      <a:ext cx="179705" cy="16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825" w:rsidRPr="00955801">
        <w:rPr>
          <w:rFonts w:cs="Times New Roman"/>
          <w:noProof/>
        </w:rPr>
        <w:t xml:space="preserve"> </w:t>
      </w:r>
      <w:r w:rsidR="00955801">
        <w:rPr>
          <w:rFonts w:cs="Times New Roman"/>
        </w:rPr>
        <w:br w:type="page"/>
      </w:r>
    </w:p>
    <w:p w14:paraId="666CE7B5" w14:textId="12456E0D" w:rsidR="00477985" w:rsidRDefault="00941E68" w:rsidP="00477985">
      <w:pPr>
        <w:rPr>
          <w:rFonts w:cs="Times New Roman"/>
        </w:rPr>
      </w:pPr>
      <w:r>
        <w:rPr>
          <w:rFonts w:cs="Times New Roman"/>
          <w:noProof/>
          <w:lang w:val="fr-FR" w:eastAsia="fr-FR" w:bidi="ar-SA"/>
        </w:rPr>
        <w:lastRenderedPageBreak/>
        <w:drawing>
          <wp:anchor distT="0" distB="0" distL="114300" distR="114300" simplePos="0" relativeHeight="251632128" behindDoc="0" locked="0" layoutInCell="1" allowOverlap="1" wp14:anchorId="1D191A34" wp14:editId="512246FD">
            <wp:simplePos x="0" y="0"/>
            <wp:positionH relativeFrom="column">
              <wp:posOffset>4477385</wp:posOffset>
            </wp:positionH>
            <wp:positionV relativeFrom="paragraph">
              <wp:posOffset>1390731</wp:posOffset>
            </wp:positionV>
            <wp:extent cx="1353820" cy="118364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l="14852" r="20822"/>
                    <a:stretch/>
                  </pic:blipFill>
                  <pic:spPr bwMode="auto">
                    <a:xfrm>
                      <a:off x="0" y="0"/>
                      <a:ext cx="1353820" cy="118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noProof/>
          <w:lang w:val="fr-FR" w:eastAsia="fr-FR" w:bidi="ar-SA"/>
        </w:rPr>
        <w:drawing>
          <wp:anchor distT="0" distB="0" distL="114300" distR="114300" simplePos="0" relativeHeight="251633152" behindDoc="0" locked="0" layoutInCell="1" allowOverlap="1" wp14:anchorId="16CDFA8A" wp14:editId="2B0A4289">
            <wp:simplePos x="0" y="0"/>
            <wp:positionH relativeFrom="column">
              <wp:posOffset>4338320</wp:posOffset>
            </wp:positionH>
            <wp:positionV relativeFrom="paragraph">
              <wp:posOffset>158750</wp:posOffset>
            </wp:positionV>
            <wp:extent cx="1468755" cy="122428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l="15024" r="17551"/>
                    <a:stretch/>
                  </pic:blipFill>
                  <pic:spPr bwMode="auto">
                    <a:xfrm>
                      <a:off x="0" y="0"/>
                      <a:ext cx="1468755" cy="122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09">
        <w:rPr>
          <w:rFonts w:cs="Times New Roman"/>
          <w:noProof/>
          <w:lang w:val="fr-FR" w:eastAsia="fr-FR" w:bidi="ar-SA"/>
        </w:rPr>
        <w:drawing>
          <wp:anchor distT="0" distB="0" distL="114300" distR="114300" simplePos="0" relativeHeight="251671040" behindDoc="0" locked="0" layoutInCell="1" allowOverlap="1" wp14:anchorId="74E7D95A" wp14:editId="43A74774">
            <wp:simplePos x="0" y="0"/>
            <wp:positionH relativeFrom="column">
              <wp:posOffset>4544695</wp:posOffset>
            </wp:positionH>
            <wp:positionV relativeFrom="paragraph">
              <wp:posOffset>1299845</wp:posOffset>
            </wp:positionV>
            <wp:extent cx="143510" cy="160655"/>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66911" t="57826" r="17600" b="11335"/>
                    <a:stretch/>
                  </pic:blipFill>
                  <pic:spPr bwMode="auto">
                    <a:xfrm>
                      <a:off x="0" y="0"/>
                      <a:ext cx="143510" cy="160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09">
        <w:rPr>
          <w:rFonts w:cs="Times New Roman"/>
          <w:noProof/>
          <w:lang w:val="fr-FR" w:eastAsia="fr-FR" w:bidi="ar-SA"/>
        </w:rPr>
        <w:drawing>
          <wp:anchor distT="0" distB="0" distL="114300" distR="114300" simplePos="0" relativeHeight="251670016" behindDoc="0" locked="0" layoutInCell="1" allowOverlap="1" wp14:anchorId="18027E40" wp14:editId="036D0423">
            <wp:simplePos x="0" y="0"/>
            <wp:positionH relativeFrom="column">
              <wp:posOffset>4506149</wp:posOffset>
            </wp:positionH>
            <wp:positionV relativeFrom="paragraph">
              <wp:posOffset>22225</wp:posOffset>
            </wp:positionV>
            <wp:extent cx="179705" cy="15875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36864" t="58375" r="44550" b="12437"/>
                    <a:stretch/>
                  </pic:blipFill>
                  <pic:spPr bwMode="auto">
                    <a:xfrm>
                      <a:off x="0" y="0"/>
                      <a:ext cx="179705" cy="15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C8A" w:rsidRPr="00183709">
        <w:rPr>
          <w:rFonts w:cs="Times New Roman"/>
          <w:noProof/>
          <w:lang w:val="fr-FR" w:eastAsia="fr-FR" w:bidi="ar-SA"/>
        </w:rPr>
        <w:drawing>
          <wp:anchor distT="0" distB="0" distL="114300" distR="114300" simplePos="0" relativeHeight="251667968" behindDoc="0" locked="0" layoutInCell="1" allowOverlap="1" wp14:anchorId="6382FDCE" wp14:editId="084461C6">
            <wp:simplePos x="0" y="0"/>
            <wp:positionH relativeFrom="column">
              <wp:posOffset>330200</wp:posOffset>
            </wp:positionH>
            <wp:positionV relativeFrom="paragraph">
              <wp:posOffset>-99695</wp:posOffset>
            </wp:positionV>
            <wp:extent cx="180000" cy="171428"/>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65046" r="15509" b="67078"/>
                    <a:stretch/>
                  </pic:blipFill>
                  <pic:spPr bwMode="auto">
                    <a:xfrm>
                      <a:off x="0" y="0"/>
                      <a:ext cx="180000" cy="1714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32E">
        <w:rPr>
          <w:rFonts w:cs="Times New Roman"/>
          <w:b/>
          <w:bCs/>
          <w:i/>
          <w:iCs/>
          <w:noProof/>
          <w:u w:val="single"/>
        </w:rPr>
        <w:pict w14:anchorId="7FB253A1">
          <v:shape id="_x0000_s1049" type="#_x0000_t202" style="position:absolute;margin-left:-4.05pt;margin-top:216.15pt;width:430.2pt;height:43.75pt;z-index:251684352;mso-position-horizontal-relative:text;mso-position-vertical-relative:text" stroked="f">
            <v:textbox style="mso-next-textbox:#_x0000_s1049;mso-fit-shape-to-text:t" inset="0,0,0,0">
              <w:txbxContent>
                <w:p w14:paraId="3D519666" w14:textId="526F39DA" w:rsidR="00DC232E" w:rsidRPr="00093CED" w:rsidRDefault="00DC232E" w:rsidP="00477985">
                  <w:pPr>
                    <w:pStyle w:val="Lgende"/>
                    <w:spacing w:line="276" w:lineRule="auto"/>
                    <w:jc w:val="both"/>
                    <w:rPr>
                      <w:rFonts w:cs="Times New Roman"/>
                      <w:i w:val="0"/>
                      <w:iCs w:val="0"/>
                      <w:noProof/>
                    </w:rPr>
                  </w:pPr>
                  <w:r w:rsidRPr="00093CED">
                    <w:rPr>
                      <w:rFonts w:cs="Times New Roman"/>
                      <w:b/>
                      <w:bCs/>
                      <w:i w:val="0"/>
                      <w:iCs w:val="0"/>
                    </w:rPr>
                    <w:t>Figure 2</w:t>
                  </w:r>
                  <w:r w:rsidRPr="00093CED">
                    <w:rPr>
                      <w:rFonts w:cs="Times New Roman"/>
                      <w:i w:val="0"/>
                      <w:iCs w:val="0"/>
                    </w:rPr>
                    <w:t xml:space="preserve"> - Community compositions</w:t>
                  </w:r>
                  <w:r>
                    <w:rPr>
                      <w:rFonts w:cs="Times New Roman"/>
                      <w:i w:val="0"/>
                      <w:iCs w:val="0"/>
                    </w:rPr>
                    <w:t xml:space="preserve"> and species richness</w:t>
                  </w:r>
                  <w:r w:rsidRPr="00093CED">
                    <w:rPr>
                      <w:rFonts w:cs="Times New Roman"/>
                      <w:i w:val="0"/>
                      <w:iCs w:val="0"/>
                    </w:rPr>
                    <w:t xml:space="preserve"> for </w:t>
                  </w:r>
                  <w:proofErr w:type="spellStart"/>
                  <w:r w:rsidRPr="00093CED">
                    <w:rPr>
                      <w:rFonts w:cs="Times New Roman"/>
                      <w:i w:val="0"/>
                      <w:iCs w:val="0"/>
                    </w:rPr>
                    <w:t>a</w:t>
                  </w:r>
                  <w:proofErr w:type="gramStart"/>
                  <w:r>
                    <w:rPr>
                      <w:rFonts w:cs="Times New Roman"/>
                      <w:i w:val="0"/>
                      <w:iCs w:val="0"/>
                    </w:rPr>
                    <w:t>,d</w:t>
                  </w:r>
                  <w:proofErr w:type="spellEnd"/>
                  <w:proofErr w:type="gramEnd"/>
                  <w:r>
                    <w:rPr>
                      <w:rFonts w:cs="Times New Roman"/>
                      <w:i w:val="0"/>
                      <w:iCs w:val="0"/>
                    </w:rPr>
                    <w:t>)</w:t>
                  </w:r>
                  <w:r w:rsidRPr="00093CED">
                    <w:rPr>
                      <w:rFonts w:cs="Times New Roman"/>
                      <w:i w:val="0"/>
                      <w:iCs w:val="0"/>
                    </w:rPr>
                    <w:t xml:space="preserve"> algae, </w:t>
                  </w:r>
                  <w:proofErr w:type="spellStart"/>
                  <w:r w:rsidRPr="00093CED">
                    <w:rPr>
                      <w:rFonts w:cs="Times New Roman"/>
                      <w:i w:val="0"/>
                      <w:iCs w:val="0"/>
                    </w:rPr>
                    <w:t>b</w:t>
                  </w:r>
                  <w:r>
                    <w:rPr>
                      <w:rFonts w:cs="Times New Roman"/>
                      <w:i w:val="0"/>
                      <w:iCs w:val="0"/>
                    </w:rPr>
                    <w:t>,e</w:t>
                  </w:r>
                  <w:proofErr w:type="spellEnd"/>
                  <w:r w:rsidRPr="00093CED">
                    <w:rPr>
                      <w:rFonts w:cs="Times New Roman"/>
                      <w:i w:val="0"/>
                      <w:iCs w:val="0"/>
                    </w:rPr>
                    <w:t xml:space="preserve">) bacteria and </w:t>
                  </w:r>
                  <w:proofErr w:type="spellStart"/>
                  <w:r w:rsidRPr="00093CED">
                    <w:rPr>
                      <w:rFonts w:cs="Times New Roman"/>
                      <w:i w:val="0"/>
                      <w:iCs w:val="0"/>
                    </w:rPr>
                    <w:t>c</w:t>
                  </w:r>
                  <w:r>
                    <w:rPr>
                      <w:rFonts w:cs="Times New Roman"/>
                      <w:i w:val="0"/>
                      <w:iCs w:val="0"/>
                    </w:rPr>
                    <w:t>,f</w:t>
                  </w:r>
                  <w:proofErr w:type="spellEnd"/>
                  <w:r w:rsidRPr="00093CED">
                    <w:rPr>
                      <w:rFonts w:cs="Times New Roman"/>
                      <w:i w:val="0"/>
                      <w:iCs w:val="0"/>
                    </w:rPr>
                    <w:t xml:space="preserve">) fungi across the different soil </w:t>
                  </w:r>
                  <w:r>
                    <w:rPr>
                      <w:rFonts w:cs="Times New Roman"/>
                      <w:i w:val="0"/>
                      <w:iCs w:val="0"/>
                    </w:rPr>
                    <w:t>types and light treatments,</w:t>
                  </w:r>
                </w:p>
              </w:txbxContent>
            </v:textbox>
            <w10:wrap type="topAndBottom"/>
          </v:shape>
        </w:pict>
      </w:r>
      <w:r w:rsidR="00A1261D" w:rsidRPr="00955801">
        <w:rPr>
          <w:rFonts w:cs="Times New Roman"/>
          <w:noProof/>
          <w:lang w:val="fr-FR" w:eastAsia="fr-FR" w:bidi="ar-SA"/>
        </w:rPr>
        <w:drawing>
          <wp:anchor distT="0" distB="0" distL="114300" distR="114300" simplePos="0" relativeHeight="251630080" behindDoc="0" locked="0" layoutInCell="1" allowOverlap="1" wp14:anchorId="3EF701F2" wp14:editId="42679F1A">
            <wp:simplePos x="0" y="0"/>
            <wp:positionH relativeFrom="column">
              <wp:posOffset>-88265</wp:posOffset>
            </wp:positionH>
            <wp:positionV relativeFrom="page">
              <wp:posOffset>877570</wp:posOffset>
            </wp:positionV>
            <wp:extent cx="4522470" cy="258318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522470" cy="2583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7571B" w14:textId="0D768138" w:rsidR="00477985" w:rsidRDefault="00477985" w:rsidP="00477985">
      <w:pPr>
        <w:rPr>
          <w:rFonts w:cs="Times New Roman"/>
        </w:rPr>
      </w:pPr>
    </w:p>
    <w:p w14:paraId="0D46B2A8" w14:textId="3C501170" w:rsidR="00A57ED7" w:rsidRPr="00477985" w:rsidRDefault="0B39A83D" w:rsidP="00477985">
      <w:pPr>
        <w:pStyle w:val="Titre2"/>
        <w:rPr>
          <w:rFonts w:cs="Times New Roman"/>
        </w:rPr>
      </w:pPr>
      <w:bookmarkStart w:id="133" w:name="_Toc42400678"/>
      <w:commentRangeStart w:id="134"/>
      <w:r>
        <w:t>Linking</w:t>
      </w:r>
      <w:commentRangeEnd w:id="134"/>
      <w:r w:rsidR="0080732C">
        <w:commentReference w:id="134"/>
      </w:r>
      <w:r>
        <w:t xml:space="preserve"> microbial communities to COS fluxes and soil physicochemical properties</w:t>
      </w:r>
      <w:bookmarkEnd w:id="133"/>
    </w:p>
    <w:p w14:paraId="332E3984" w14:textId="66B6FE1E" w:rsidR="00955801" w:rsidRPr="002B6C5E" w:rsidRDefault="001D5AEA" w:rsidP="002216A6">
      <w:pPr>
        <w:spacing w:line="360" w:lineRule="auto"/>
        <w:jc w:val="both"/>
        <w:rPr>
          <w:rFonts w:cs="Times New Roman"/>
          <w:b/>
          <w:bCs/>
        </w:rPr>
      </w:pPr>
      <w:r>
        <w:rPr>
          <w:rFonts w:cs="Times New Roman"/>
        </w:rPr>
        <w:t xml:space="preserve">We then performed canonical-correlation analysis (CCA) for each three groups. </w:t>
      </w:r>
      <w:r w:rsidR="001A6D07">
        <w:rPr>
          <w:rFonts w:cs="Times New Roman"/>
        </w:rPr>
        <w:t xml:space="preserve">For the </w:t>
      </w:r>
      <w:r w:rsidR="00A70587">
        <w:rPr>
          <w:rFonts w:cs="Times New Roman"/>
        </w:rPr>
        <w:t>phototrophs</w:t>
      </w:r>
      <w:r w:rsidR="0080732C">
        <w:rPr>
          <w:rFonts w:cs="Times New Roman"/>
        </w:rPr>
        <w:t xml:space="preserve">, the </w:t>
      </w:r>
      <w:r w:rsidR="001A6D07">
        <w:rPr>
          <w:rFonts w:cs="Times New Roman"/>
        </w:rPr>
        <w:t>variation w</w:t>
      </w:r>
      <w:r w:rsidR="0080732C">
        <w:rPr>
          <w:rFonts w:cs="Times New Roman"/>
        </w:rPr>
        <w:t>as</w:t>
      </w:r>
      <w:r w:rsidR="001A6D07">
        <w:rPr>
          <w:rFonts w:cs="Times New Roman"/>
        </w:rPr>
        <w:t xml:space="preserve"> explained, first, by the horizontal axis dominated by soil parameters such as pH or granulometry, and then, by the vertical axis controlled by light conditions</w:t>
      </w:r>
      <w:r w:rsidR="0080732C">
        <w:rPr>
          <w:rFonts w:cs="Times New Roman"/>
        </w:rPr>
        <w:t xml:space="preserve"> (Fig. 3a)</w:t>
      </w:r>
      <w:r w:rsidR="001A6D07">
        <w:rPr>
          <w:rFonts w:cs="Times New Roman"/>
        </w:rPr>
        <w:t>.</w:t>
      </w:r>
      <w:r w:rsidR="0080732C">
        <w:rPr>
          <w:rFonts w:cs="Times New Roman"/>
        </w:rPr>
        <w:t xml:space="preserve"> </w:t>
      </w:r>
      <w:r w:rsidR="00283DFC">
        <w:rPr>
          <w:rFonts w:cs="Times New Roman"/>
        </w:rPr>
        <w:t xml:space="preserve">The </w:t>
      </w:r>
      <w:r w:rsidR="0080732C">
        <w:rPr>
          <w:rFonts w:cs="Times New Roman"/>
        </w:rPr>
        <w:t>LB soil w</w:t>
      </w:r>
      <w:r w:rsidR="00283DFC">
        <w:rPr>
          <w:rFonts w:cs="Times New Roman"/>
        </w:rPr>
        <w:t>as</w:t>
      </w:r>
      <w:r w:rsidR="0080732C">
        <w:rPr>
          <w:rFonts w:cs="Times New Roman"/>
        </w:rPr>
        <w:t xml:space="preserve"> clearly discriminated from LG and TL soils along the first CCA axis, mainly </w:t>
      </w:r>
      <w:r w:rsidR="003F3F31">
        <w:rPr>
          <w:rFonts w:cs="Times New Roman"/>
        </w:rPr>
        <w:t>due to</w:t>
      </w:r>
      <w:r w:rsidR="0080732C">
        <w:rPr>
          <w:rFonts w:cs="Times New Roman"/>
        </w:rPr>
        <w:t xml:space="preserve"> important differences in their </w:t>
      </w:r>
      <w:proofErr w:type="spellStart"/>
      <w:r w:rsidR="003F3F31">
        <w:rPr>
          <w:rFonts w:cs="Times New Roman"/>
        </w:rPr>
        <w:t>physico</w:t>
      </w:r>
      <w:proofErr w:type="spellEnd"/>
      <w:r w:rsidR="003F3F31">
        <w:rPr>
          <w:rFonts w:cs="Times New Roman"/>
        </w:rPr>
        <w:t>-chemical properties</w:t>
      </w:r>
      <w:r w:rsidR="0080732C">
        <w:rPr>
          <w:rFonts w:cs="Times New Roman"/>
        </w:rPr>
        <w:t xml:space="preserve"> (notably sand content and pH; Table 1)</w:t>
      </w:r>
      <w:r w:rsidR="003F3F31">
        <w:rPr>
          <w:rFonts w:cs="Times New Roman"/>
        </w:rPr>
        <w:t xml:space="preserve">. Light explained </w:t>
      </w:r>
      <w:r w:rsidR="0080732C">
        <w:rPr>
          <w:rFonts w:cs="Times New Roman"/>
        </w:rPr>
        <w:t xml:space="preserve">only a </w:t>
      </w:r>
      <w:r w:rsidR="003F3F31">
        <w:rPr>
          <w:rFonts w:cs="Times New Roman"/>
        </w:rPr>
        <w:t>little</w:t>
      </w:r>
      <w:r w:rsidR="0080732C">
        <w:rPr>
          <w:rFonts w:cs="Times New Roman"/>
        </w:rPr>
        <w:t xml:space="preserve"> portion of variation for LB and LG soils</w:t>
      </w:r>
      <w:r w:rsidR="003F3F31">
        <w:rPr>
          <w:rFonts w:cs="Times New Roman"/>
        </w:rPr>
        <w:t xml:space="preserve"> compared to the effect of soil properties</w:t>
      </w:r>
      <w:r w:rsidR="0080732C">
        <w:rPr>
          <w:rFonts w:cs="Times New Roman"/>
        </w:rPr>
        <w:t xml:space="preserve">. </w:t>
      </w:r>
      <w:r w:rsidR="003F3F31">
        <w:rPr>
          <w:rFonts w:cs="Times New Roman"/>
        </w:rPr>
        <w:t xml:space="preserve">Indeed, both light and dark treatments for these two soils were gathered, but </w:t>
      </w:r>
      <w:r w:rsidR="0080732C">
        <w:rPr>
          <w:rFonts w:cs="Times New Roman"/>
        </w:rPr>
        <w:t xml:space="preserve">varied </w:t>
      </w:r>
      <w:r w:rsidR="003F3F31">
        <w:rPr>
          <w:rFonts w:cs="Times New Roman"/>
        </w:rPr>
        <w:t xml:space="preserve">at both extreme </w:t>
      </w:r>
      <w:r w:rsidR="00406725">
        <w:rPr>
          <w:rFonts w:cs="Times New Roman"/>
        </w:rPr>
        <w:t>along</w:t>
      </w:r>
      <w:r w:rsidR="003F3F31">
        <w:rPr>
          <w:rFonts w:cs="Times New Roman"/>
        </w:rPr>
        <w:t xml:space="preserve"> the horizontal axis. However, it is the exact opposite for DBZ and TL soils</w:t>
      </w:r>
      <w:r w:rsidR="00406725">
        <w:rPr>
          <w:rFonts w:cs="Times New Roman"/>
        </w:rPr>
        <w:t xml:space="preserve"> (Fig. 3a)</w:t>
      </w:r>
      <w:r w:rsidR="003F3F31">
        <w:rPr>
          <w:rFonts w:cs="Times New Roman"/>
        </w:rPr>
        <w:t xml:space="preserve">. In fact, both of these soils had their light and dark treatments separated </w:t>
      </w:r>
      <w:r w:rsidR="00406725">
        <w:rPr>
          <w:rFonts w:cs="Times New Roman"/>
        </w:rPr>
        <w:t>along the second axis</w:t>
      </w:r>
      <w:r w:rsidR="003F3F31">
        <w:rPr>
          <w:rFonts w:cs="Times New Roman"/>
        </w:rPr>
        <w:t xml:space="preserve"> but</w:t>
      </w:r>
      <w:r w:rsidR="00406725">
        <w:rPr>
          <w:rFonts w:cs="Times New Roman"/>
        </w:rPr>
        <w:t xml:space="preserve"> were</w:t>
      </w:r>
      <w:r w:rsidR="003F3F31">
        <w:rPr>
          <w:rFonts w:cs="Times New Roman"/>
        </w:rPr>
        <w:t xml:space="preserve"> located at the same spot on the horizontal axis</w:t>
      </w:r>
      <w:r w:rsidR="00406725">
        <w:rPr>
          <w:rFonts w:cs="Times New Roman"/>
        </w:rPr>
        <w:t>, therefore suggesting</w:t>
      </w:r>
      <w:r w:rsidR="003F3F31">
        <w:rPr>
          <w:rFonts w:cs="Times New Roman"/>
        </w:rPr>
        <w:t xml:space="preserve"> that the effect of light </w:t>
      </w:r>
      <w:r w:rsidR="00406725">
        <w:rPr>
          <w:rFonts w:cs="Times New Roman"/>
        </w:rPr>
        <w:t xml:space="preserve">was more important than the effect of soil. COS uptake pointed in the direction of LB and was associated with </w:t>
      </w:r>
      <w:proofErr w:type="spellStart"/>
      <w:r w:rsidR="007F47CF">
        <w:rPr>
          <w:rFonts w:cs="Times New Roman"/>
          <w:i/>
          <w:iCs/>
        </w:rPr>
        <w:t>Oedipodiopsida</w:t>
      </w:r>
      <w:proofErr w:type="spellEnd"/>
      <w:r w:rsidR="007F47CF">
        <w:rPr>
          <w:rFonts w:cs="Times New Roman"/>
          <w:i/>
          <w:iCs/>
        </w:rPr>
        <w:t xml:space="preserve">, </w:t>
      </w:r>
      <w:proofErr w:type="spellStart"/>
      <w:r w:rsidR="007F47CF">
        <w:rPr>
          <w:rFonts w:cs="Times New Roman"/>
          <w:i/>
          <w:iCs/>
        </w:rPr>
        <w:t>Polytrichopsida</w:t>
      </w:r>
      <w:proofErr w:type="spellEnd"/>
      <w:r w:rsidR="007F47CF">
        <w:rPr>
          <w:rFonts w:cs="Times New Roman"/>
          <w:i/>
          <w:iCs/>
        </w:rPr>
        <w:t xml:space="preserve">, </w:t>
      </w:r>
      <w:proofErr w:type="spellStart"/>
      <w:r w:rsidR="007F47CF">
        <w:rPr>
          <w:rFonts w:cs="Times New Roman"/>
          <w:i/>
          <w:iCs/>
        </w:rPr>
        <w:t>Sphagnopsida</w:t>
      </w:r>
      <w:proofErr w:type="spellEnd"/>
      <w:r w:rsidR="007F47CF">
        <w:rPr>
          <w:rFonts w:cs="Times New Roman"/>
          <w:i/>
          <w:iCs/>
        </w:rPr>
        <w:t xml:space="preserve">, </w:t>
      </w:r>
      <w:proofErr w:type="spellStart"/>
      <w:r w:rsidR="007F47CF">
        <w:rPr>
          <w:rFonts w:cs="Times New Roman"/>
          <w:i/>
          <w:iCs/>
        </w:rPr>
        <w:t>Zygnemophyceae</w:t>
      </w:r>
      <w:proofErr w:type="spellEnd"/>
      <w:r w:rsidR="007F47CF">
        <w:rPr>
          <w:rFonts w:cs="Times New Roman"/>
          <w:i/>
          <w:iCs/>
        </w:rPr>
        <w:t xml:space="preserve">, </w:t>
      </w:r>
      <w:proofErr w:type="spellStart"/>
      <w:r w:rsidR="007F47CF">
        <w:rPr>
          <w:rFonts w:cs="Times New Roman"/>
          <w:i/>
          <w:iCs/>
        </w:rPr>
        <w:t>Takakiopsida</w:t>
      </w:r>
      <w:proofErr w:type="spellEnd"/>
      <w:r w:rsidR="007F47CF">
        <w:rPr>
          <w:rFonts w:cs="Times New Roman"/>
          <w:i/>
          <w:iCs/>
        </w:rPr>
        <w:t xml:space="preserve"> </w:t>
      </w:r>
      <w:r w:rsidR="007F47CF">
        <w:rPr>
          <w:rFonts w:cs="Times New Roman"/>
        </w:rPr>
        <w:t xml:space="preserve">and </w:t>
      </w:r>
      <w:proofErr w:type="spellStart"/>
      <w:r w:rsidR="007F47CF">
        <w:rPr>
          <w:rFonts w:cs="Times New Roman"/>
          <w:i/>
          <w:iCs/>
        </w:rPr>
        <w:t>Mamiellophyceae</w:t>
      </w:r>
      <w:proofErr w:type="spellEnd"/>
      <w:r w:rsidR="00406725">
        <w:rPr>
          <w:rFonts w:cs="Times New Roman"/>
          <w:b/>
          <w:bCs/>
        </w:rPr>
        <w:t>.</w:t>
      </w:r>
    </w:p>
    <w:p w14:paraId="2120DFE4" w14:textId="595AE4BF" w:rsidR="00955801" w:rsidRPr="00955801" w:rsidRDefault="0B39A83D" w:rsidP="002B6C5E">
      <w:pPr>
        <w:spacing w:line="360" w:lineRule="auto"/>
        <w:ind w:firstLine="709"/>
        <w:jc w:val="both"/>
        <w:rPr>
          <w:rFonts w:cs="Times New Roman"/>
          <w:b/>
          <w:bCs/>
        </w:rPr>
      </w:pPr>
      <w:r w:rsidRPr="0B39A83D">
        <w:rPr>
          <w:rFonts w:cs="Times New Roman"/>
        </w:rPr>
        <w:t>For the bacteria, we found completely different results (Fig. 3b). Light had only a small effect on bacteria</w:t>
      </w:r>
      <w:ins w:id="135" w:author="Lisa Wingate" w:date="2020-06-10T16:21:00Z">
        <w:r w:rsidRPr="0B39A83D">
          <w:rPr>
            <w:rFonts w:cs="Times New Roman"/>
          </w:rPr>
          <w:t>l</w:t>
        </w:r>
      </w:ins>
      <w:r w:rsidRPr="0B39A83D">
        <w:rPr>
          <w:rFonts w:cs="Times New Roman"/>
        </w:rPr>
        <w:t xml:space="preserve"> communities at the class level. Light and dark treatments were indeed often mixed, except for the DBZ soil. The LB soil was clearly discriminated from the other soils along the first CCA axis, while DBZ was at the opposite direction of TL along the second axis. On the other hand, TL and LG soils were grouped together toward the silt content </w:t>
      </w:r>
      <w:r w:rsidRPr="0B39A83D">
        <w:rPr>
          <w:rFonts w:cs="Times New Roman"/>
        </w:rPr>
        <w:lastRenderedPageBreak/>
        <w:t xml:space="preserve">and pH gradients. Therefore, it seemed that </w:t>
      </w:r>
      <w:ins w:id="136" w:author="Lisa Wingate" w:date="2020-06-10T16:22:00Z">
        <w:r w:rsidRPr="0B39A83D">
          <w:rPr>
            <w:rFonts w:cs="Times New Roman"/>
          </w:rPr>
          <w:t xml:space="preserve">bacterial </w:t>
        </w:r>
      </w:ins>
      <w:r w:rsidRPr="0B39A83D">
        <w:rPr>
          <w:rFonts w:cs="Times New Roman"/>
        </w:rPr>
        <w:t>variations were mainly explained by soil properties through both ax</w:t>
      </w:r>
      <w:ins w:id="137" w:author="Lisa Wingate" w:date="2020-06-10T16:22:00Z">
        <w:r w:rsidRPr="0B39A83D">
          <w:rPr>
            <w:rFonts w:cs="Times New Roman"/>
          </w:rPr>
          <w:t>e</w:t>
        </w:r>
      </w:ins>
      <w:del w:id="138" w:author="Lisa Wingate" w:date="2020-06-10T16:22:00Z">
        <w:r w:rsidR="00406725" w:rsidRPr="0B39A83D" w:rsidDel="0B39A83D">
          <w:rPr>
            <w:rFonts w:cs="Times New Roman"/>
          </w:rPr>
          <w:delText>i</w:delText>
        </w:r>
      </w:del>
      <w:r w:rsidRPr="0B39A83D">
        <w:rPr>
          <w:rFonts w:cs="Times New Roman"/>
        </w:rPr>
        <w:t>s, rather than by light. COS uptake pointed in the direction of LB soils and was associated to</w:t>
      </w:r>
      <w:r w:rsidRPr="0B39A83D">
        <w:rPr>
          <w:rFonts w:cs="Times New Roman"/>
          <w:i/>
          <w:iCs/>
        </w:rPr>
        <w:t xml:space="preserve"> </w:t>
      </w:r>
      <w:proofErr w:type="spellStart"/>
      <w:r w:rsidRPr="0B39A83D">
        <w:rPr>
          <w:rFonts w:cs="Times New Roman"/>
          <w:i/>
          <w:iCs/>
        </w:rPr>
        <w:t>Rubrobacteria</w:t>
      </w:r>
      <w:proofErr w:type="spellEnd"/>
      <w:r w:rsidRPr="0B39A83D">
        <w:rPr>
          <w:rFonts w:cs="Times New Roman"/>
          <w:i/>
          <w:iCs/>
        </w:rPr>
        <w:t xml:space="preserve">, </w:t>
      </w:r>
      <w:proofErr w:type="spellStart"/>
      <w:r w:rsidRPr="0B39A83D">
        <w:rPr>
          <w:rFonts w:cs="Times New Roman"/>
          <w:i/>
          <w:iCs/>
        </w:rPr>
        <w:t>Erysipelotrichi</w:t>
      </w:r>
      <w:proofErr w:type="spellEnd"/>
      <w:r w:rsidRPr="0B39A83D">
        <w:rPr>
          <w:rFonts w:cs="Times New Roman"/>
          <w:i/>
          <w:iCs/>
        </w:rPr>
        <w:t xml:space="preserve">, </w:t>
      </w:r>
      <w:proofErr w:type="spellStart"/>
      <w:r w:rsidRPr="0B39A83D">
        <w:rPr>
          <w:rFonts w:cs="Times New Roman"/>
          <w:i/>
          <w:iCs/>
        </w:rPr>
        <w:t>Solibacteres</w:t>
      </w:r>
      <w:proofErr w:type="spellEnd"/>
      <w:r w:rsidRPr="0B39A83D">
        <w:rPr>
          <w:rFonts w:cs="Times New Roman"/>
        </w:rPr>
        <w:t xml:space="preserve"> and </w:t>
      </w:r>
      <w:proofErr w:type="spellStart"/>
      <w:r w:rsidRPr="0B39A83D">
        <w:rPr>
          <w:rFonts w:cs="Times New Roman"/>
          <w:i/>
          <w:iCs/>
        </w:rPr>
        <w:t>Methanomicrobia</w:t>
      </w:r>
      <w:proofErr w:type="spellEnd"/>
      <w:r w:rsidRPr="0B39A83D">
        <w:rPr>
          <w:rFonts w:cs="Times New Roman"/>
          <w:b/>
          <w:bCs/>
        </w:rPr>
        <w:t>.</w:t>
      </w:r>
    </w:p>
    <w:p w14:paraId="37092992" w14:textId="6A88A092" w:rsidR="002B6C5E" w:rsidRDefault="00E05285" w:rsidP="00FE6C8A">
      <w:pPr>
        <w:spacing w:line="360" w:lineRule="auto"/>
        <w:ind w:firstLine="709"/>
        <w:jc w:val="both"/>
        <w:rPr>
          <w:rFonts w:cs="Times New Roman"/>
        </w:rPr>
      </w:pPr>
      <w:r>
        <w:rPr>
          <w:rFonts w:cs="Times New Roman"/>
          <w:noProof/>
          <w:lang w:val="fr-FR" w:eastAsia="fr-FR" w:bidi="ar-SA"/>
        </w:rPr>
        <w:drawing>
          <wp:anchor distT="0" distB="0" distL="114300" distR="114300" simplePos="0" relativeHeight="251638272" behindDoc="0" locked="0" layoutInCell="1" allowOverlap="1" wp14:anchorId="4CA44447" wp14:editId="1C4F8ECD">
            <wp:simplePos x="0" y="0"/>
            <wp:positionH relativeFrom="column">
              <wp:posOffset>3106420</wp:posOffset>
            </wp:positionH>
            <wp:positionV relativeFrom="page">
              <wp:posOffset>5953125</wp:posOffset>
            </wp:positionV>
            <wp:extent cx="2381885" cy="126555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381885" cy="1265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noProof/>
          <w:lang w:val="fr-FR" w:eastAsia="fr-FR" w:bidi="ar-SA"/>
        </w:rPr>
        <w:drawing>
          <wp:anchor distT="0" distB="0" distL="114300" distR="114300" simplePos="0" relativeHeight="251635200" behindDoc="0" locked="0" layoutInCell="1" allowOverlap="1" wp14:anchorId="181D97C1" wp14:editId="33260698">
            <wp:simplePos x="0" y="0"/>
            <wp:positionH relativeFrom="column">
              <wp:posOffset>-252095</wp:posOffset>
            </wp:positionH>
            <wp:positionV relativeFrom="page">
              <wp:posOffset>5648325</wp:posOffset>
            </wp:positionV>
            <wp:extent cx="3114675" cy="197167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114675" cy="1971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DFC" w:rsidRPr="00EB7C3E">
        <w:rPr>
          <w:rFonts w:cs="Times New Roman"/>
          <w:i/>
          <w:iCs/>
          <w:noProof/>
          <w:lang w:val="fr-FR" w:eastAsia="fr-FR" w:bidi="ar-SA"/>
        </w:rPr>
        <w:drawing>
          <wp:anchor distT="0" distB="0" distL="114300" distR="114300" simplePos="0" relativeHeight="251664896" behindDoc="0" locked="0" layoutInCell="1" allowOverlap="1" wp14:anchorId="19D57AB1" wp14:editId="54D7D0EE">
            <wp:simplePos x="0" y="0"/>
            <wp:positionH relativeFrom="column">
              <wp:posOffset>-30480</wp:posOffset>
            </wp:positionH>
            <wp:positionV relativeFrom="paragraph">
              <wp:posOffset>3737610</wp:posOffset>
            </wp:positionV>
            <wp:extent cx="179705" cy="17081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65046" r="15509" b="67078"/>
                    <a:stretch/>
                  </pic:blipFill>
                  <pic:spPr bwMode="auto">
                    <a:xfrm>
                      <a:off x="0" y="0"/>
                      <a:ext cx="179705" cy="17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DFC" w:rsidRPr="00EB7C3E">
        <w:rPr>
          <w:rFonts w:cs="Times New Roman"/>
          <w:i/>
          <w:iCs/>
          <w:noProof/>
          <w:lang w:val="fr-FR" w:eastAsia="fr-FR" w:bidi="ar-SA"/>
        </w:rPr>
        <w:drawing>
          <wp:anchor distT="0" distB="0" distL="114300" distR="114300" simplePos="0" relativeHeight="251665920" behindDoc="0" locked="0" layoutInCell="1" allowOverlap="1" wp14:anchorId="33F9A9B1" wp14:editId="767720E3">
            <wp:simplePos x="0" y="0"/>
            <wp:positionH relativeFrom="column">
              <wp:posOffset>-54610</wp:posOffset>
            </wp:positionH>
            <wp:positionV relativeFrom="paragraph">
              <wp:posOffset>1692910</wp:posOffset>
            </wp:positionV>
            <wp:extent cx="179705" cy="165100"/>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r="79448" b="66410"/>
                    <a:stretch/>
                  </pic:blipFill>
                  <pic:spPr bwMode="auto">
                    <a:xfrm>
                      <a:off x="0" y="0"/>
                      <a:ext cx="179705" cy="16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DFC" w:rsidRPr="00EB7C3E">
        <w:rPr>
          <w:rFonts w:cs="Times New Roman"/>
          <w:i/>
          <w:iCs/>
          <w:noProof/>
          <w:lang w:val="fr-FR" w:eastAsia="fr-FR" w:bidi="ar-SA"/>
        </w:rPr>
        <w:drawing>
          <wp:anchor distT="0" distB="0" distL="114300" distR="114300" simplePos="0" relativeHeight="251666944" behindDoc="0" locked="0" layoutInCell="1" allowOverlap="1" wp14:anchorId="05F823F2" wp14:editId="533589EB">
            <wp:simplePos x="0" y="0"/>
            <wp:positionH relativeFrom="column">
              <wp:posOffset>3110230</wp:posOffset>
            </wp:positionH>
            <wp:positionV relativeFrom="paragraph">
              <wp:posOffset>1679575</wp:posOffset>
            </wp:positionV>
            <wp:extent cx="197485" cy="172085"/>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31433" r="47341" b="67271"/>
                    <a:stretch/>
                  </pic:blipFill>
                  <pic:spPr bwMode="auto">
                    <a:xfrm>
                      <a:off x="0" y="0"/>
                      <a:ext cx="197485" cy="172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DFC">
        <w:rPr>
          <w:rFonts w:cs="Times New Roman"/>
          <w:noProof/>
          <w:lang w:val="fr-FR" w:eastAsia="fr-FR" w:bidi="ar-SA"/>
        </w:rPr>
        <w:drawing>
          <wp:anchor distT="0" distB="0" distL="114300" distR="114300" simplePos="0" relativeHeight="251636224" behindDoc="0" locked="0" layoutInCell="1" allowOverlap="1" wp14:anchorId="0A2B582C" wp14:editId="47F8D41D">
            <wp:simplePos x="0" y="0"/>
            <wp:positionH relativeFrom="column">
              <wp:posOffset>-282575</wp:posOffset>
            </wp:positionH>
            <wp:positionV relativeFrom="page">
              <wp:posOffset>3611880</wp:posOffset>
            </wp:positionV>
            <wp:extent cx="3182620" cy="19735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t="8848" r="23114" b="6397"/>
                    <a:stretch/>
                  </pic:blipFill>
                  <pic:spPr bwMode="auto">
                    <a:xfrm>
                      <a:off x="0" y="0"/>
                      <a:ext cx="3182620"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DFC">
        <w:rPr>
          <w:rFonts w:cs="Times New Roman"/>
          <w:noProof/>
          <w:lang w:val="fr-FR" w:eastAsia="fr-FR" w:bidi="ar-SA"/>
        </w:rPr>
        <w:drawing>
          <wp:anchor distT="0" distB="0" distL="114300" distR="114300" simplePos="0" relativeHeight="251637248" behindDoc="0" locked="0" layoutInCell="1" allowOverlap="1" wp14:anchorId="3BF341D9" wp14:editId="2FEE2AE9">
            <wp:simplePos x="0" y="0"/>
            <wp:positionH relativeFrom="column">
              <wp:posOffset>2902585</wp:posOffset>
            </wp:positionH>
            <wp:positionV relativeFrom="page">
              <wp:posOffset>3627120</wp:posOffset>
            </wp:positionV>
            <wp:extent cx="3200400" cy="197167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200400" cy="1971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7B1A">
        <w:rPr>
          <w:rFonts w:cs="Times New Roman"/>
        </w:rPr>
        <w:t>Finally</w:t>
      </w:r>
      <w:r w:rsidR="00406725">
        <w:rPr>
          <w:rFonts w:cs="Times New Roman"/>
        </w:rPr>
        <w:t xml:space="preserve">, for fungi, we found relatively similar patterns </w:t>
      </w:r>
      <w:del w:id="139" w:author="Lisa Wingate" w:date="2020-06-10T16:23:00Z">
        <w:r w:rsidRPr="0B39A83D" w:rsidDel="0B39A83D">
          <w:rPr>
            <w:rFonts w:cs="Times New Roman"/>
          </w:rPr>
          <w:delText>than for</w:delText>
        </w:r>
      </w:del>
      <w:ins w:id="140" w:author="Lisa Wingate" w:date="2020-06-10T16:23:00Z">
        <w:r w:rsidR="00406725">
          <w:rPr>
            <w:rFonts w:cs="Times New Roman"/>
          </w:rPr>
          <w:t>to those of</w:t>
        </w:r>
      </w:ins>
      <w:r w:rsidR="00406725">
        <w:rPr>
          <w:rFonts w:cs="Times New Roman"/>
        </w:rPr>
        <w:t xml:space="preserve"> bacteria (Fig. 3c)</w:t>
      </w:r>
      <w:r w:rsidR="00087B1A">
        <w:rPr>
          <w:rFonts w:cs="Times New Roman"/>
        </w:rPr>
        <w:t>. LB and DBZ soils remained isolated</w:t>
      </w:r>
      <w:r w:rsidR="00406725">
        <w:rPr>
          <w:rFonts w:cs="Times New Roman"/>
        </w:rPr>
        <w:t xml:space="preserve"> along the second and first axis, respectively</w:t>
      </w:r>
      <w:r w:rsidR="00087B1A">
        <w:rPr>
          <w:rFonts w:cs="Times New Roman"/>
        </w:rPr>
        <w:t xml:space="preserve">, while LG and TL soils were grouped </w:t>
      </w:r>
      <w:r w:rsidR="00406725">
        <w:rPr>
          <w:rFonts w:cs="Times New Roman"/>
        </w:rPr>
        <w:t>in the direction of pH and silt content</w:t>
      </w:r>
      <w:r w:rsidR="00087B1A">
        <w:rPr>
          <w:rFonts w:cs="Times New Roman"/>
        </w:rPr>
        <w:t>. Since light and dark treatments appeared mixed on the plot, soil propert</w:t>
      </w:r>
      <w:del w:id="141" w:author="Lisa Wingate" w:date="2020-06-10T16:24:00Z">
        <w:r w:rsidRPr="0B39A83D" w:rsidDel="0B39A83D">
          <w:rPr>
            <w:rFonts w:cs="Times New Roman"/>
          </w:rPr>
          <w:delText>ies</w:delText>
        </w:r>
      </w:del>
      <w:ins w:id="142" w:author="Lisa Wingate" w:date="2020-06-10T16:24:00Z">
        <w:r w:rsidR="00087B1A">
          <w:rPr>
            <w:rFonts w:cs="Times New Roman"/>
          </w:rPr>
          <w:t>y</w:t>
        </w:r>
      </w:ins>
      <w:r w:rsidR="00087B1A">
        <w:rPr>
          <w:rFonts w:cs="Times New Roman"/>
        </w:rPr>
        <w:t xml:space="preserve"> gradients were the main source of variations in fung</w:t>
      </w:r>
      <w:r w:rsidR="00406725">
        <w:rPr>
          <w:rFonts w:cs="Times New Roman"/>
        </w:rPr>
        <w:t>al</w:t>
      </w:r>
      <w:r w:rsidR="00087B1A">
        <w:rPr>
          <w:rFonts w:cs="Times New Roman"/>
        </w:rPr>
        <w:t xml:space="preserve"> communities. </w:t>
      </w:r>
      <w:r w:rsidR="00406725">
        <w:rPr>
          <w:rFonts w:cs="Times New Roman"/>
        </w:rPr>
        <w:t>COS uptake pointed in the direction of LB soils and was associated to</w:t>
      </w:r>
      <w:r w:rsidR="007F47CF">
        <w:rPr>
          <w:rFonts w:cs="Times New Roman"/>
          <w:b/>
          <w:bCs/>
        </w:rPr>
        <w:t xml:space="preserve"> </w:t>
      </w:r>
      <w:r w:rsidR="007F47CF" w:rsidRPr="0B39A83D">
        <w:rPr>
          <w:rFonts w:cs="Times New Roman"/>
          <w:i/>
          <w:iCs/>
        </w:rPr>
        <w:t>Leotiomycetes</w:t>
      </w:r>
      <w:r w:rsidR="007F47CF">
        <w:rPr>
          <w:rFonts w:cs="Times New Roman"/>
        </w:rPr>
        <w:t xml:space="preserve"> and </w:t>
      </w:r>
      <w:proofErr w:type="spellStart"/>
      <w:r w:rsidR="007F47CF" w:rsidRPr="0B39A83D">
        <w:rPr>
          <w:rFonts w:cs="Times New Roman"/>
          <w:i/>
          <w:iCs/>
        </w:rPr>
        <w:t>Lichinomycetes</w:t>
      </w:r>
      <w:proofErr w:type="spellEnd"/>
      <w:r w:rsidR="00183709" w:rsidRPr="0052259E">
        <w:rPr>
          <w:rFonts w:cs="Times New Roman"/>
          <w:b/>
          <w:bCs/>
          <w:noProof/>
          <w:u w:val="single"/>
          <w:lang w:val="fr-FR" w:eastAsia="fr-FR" w:bidi="ar-SA"/>
        </w:rPr>
        <w:drawing>
          <wp:anchor distT="0" distB="0" distL="114300" distR="114300" simplePos="0" relativeHeight="251660800" behindDoc="0" locked="0" layoutInCell="1" allowOverlap="1" wp14:anchorId="285E79C1" wp14:editId="5EF10655">
            <wp:simplePos x="0" y="0"/>
            <wp:positionH relativeFrom="column">
              <wp:posOffset>11430</wp:posOffset>
            </wp:positionH>
            <wp:positionV relativeFrom="paragraph">
              <wp:posOffset>-2273935</wp:posOffset>
            </wp:positionV>
            <wp:extent cx="180000" cy="171428"/>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65046" r="15509" b="67078"/>
                    <a:stretch/>
                  </pic:blipFill>
                  <pic:spPr bwMode="auto">
                    <a:xfrm>
                      <a:off x="0" y="0"/>
                      <a:ext cx="180000" cy="1714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C8A">
        <w:rPr>
          <w:rFonts w:cs="Times New Roman"/>
          <w:b/>
          <w:bCs/>
        </w:rPr>
        <w:t>.</w:t>
      </w:r>
    </w:p>
    <w:p w14:paraId="4A0910CF" w14:textId="553AF023" w:rsidR="00FE6C8A" w:rsidRDefault="00DC232E" w:rsidP="002B6C5E">
      <w:pPr>
        <w:rPr>
          <w:rFonts w:cs="Times New Roman"/>
        </w:rPr>
      </w:pPr>
      <w:r>
        <w:rPr>
          <w:rFonts w:cs="Times New Roman"/>
          <w:noProof/>
        </w:rPr>
        <w:pict w14:anchorId="7054570B">
          <v:shape id="_x0000_s1043" type="#_x0000_t202" style="position:absolute;margin-left:-.9pt;margin-top:338.2pt;width:443.95pt;height:67.2pt;z-index:251682304" stroked="f">
            <v:textbox style="mso-next-textbox:#_x0000_s1043;mso-fit-shape-to-text:t" inset="0,0,0,0">
              <w:txbxContent>
                <w:p w14:paraId="79C13666" w14:textId="0450CDDC" w:rsidR="00DC232E" w:rsidRPr="008901DD" w:rsidRDefault="00DC232E" w:rsidP="00477985">
                  <w:pPr>
                    <w:pStyle w:val="Lgende"/>
                    <w:jc w:val="both"/>
                    <w:rPr>
                      <w:rFonts w:cs="Times New Roman"/>
                      <w:i w:val="0"/>
                      <w:iCs w:val="0"/>
                    </w:rPr>
                  </w:pPr>
                  <w:r w:rsidRPr="008901DD">
                    <w:rPr>
                      <w:rFonts w:cs="Times New Roman"/>
                      <w:b/>
                      <w:bCs/>
                      <w:i w:val="0"/>
                      <w:iCs w:val="0"/>
                    </w:rPr>
                    <w:t>Figure 3</w:t>
                  </w:r>
                  <w:r w:rsidRPr="008901DD">
                    <w:rPr>
                      <w:rFonts w:cs="Times New Roman"/>
                    </w:rPr>
                    <w:t xml:space="preserve"> – </w:t>
                  </w:r>
                  <w:r w:rsidRPr="008901DD">
                    <w:rPr>
                      <w:rFonts w:cs="Times New Roman"/>
                      <w:i w:val="0"/>
                      <w:iCs w:val="0"/>
                    </w:rPr>
                    <w:t xml:space="preserve">Canonical-correlation analysis for a) algae, b) bacteria and c) fungi communities. Relative abundance is based on the four soil types together. Points in green correspond to microbial classes identified as common COS </w:t>
                  </w:r>
                  <w:proofErr w:type="spellStart"/>
                  <w:r w:rsidRPr="008901DD">
                    <w:rPr>
                      <w:rFonts w:cs="Times New Roman"/>
                      <w:i w:val="0"/>
                      <w:iCs w:val="0"/>
                    </w:rPr>
                    <w:t>uptakers</w:t>
                  </w:r>
                  <w:proofErr w:type="spellEnd"/>
                  <w:r w:rsidRPr="008901DD">
                    <w:rPr>
                      <w:rFonts w:cs="Times New Roman"/>
                      <w:i w:val="0"/>
                      <w:iCs w:val="0"/>
                    </w:rPr>
                    <w:t xml:space="preserve"> in the </w:t>
                  </w:r>
                  <w:proofErr w:type="spellStart"/>
                  <w:r w:rsidRPr="008901DD">
                    <w:rPr>
                      <w:rFonts w:cs="Times New Roman"/>
                      <w:i w:val="0"/>
                      <w:iCs w:val="0"/>
                    </w:rPr>
                    <w:t>litterature</w:t>
                  </w:r>
                  <w:proofErr w:type="spellEnd"/>
                  <w:r w:rsidRPr="008901DD">
                    <w:rPr>
                      <w:rFonts w:cs="Times New Roman"/>
                      <w:i w:val="0"/>
                      <w:iCs w:val="0"/>
                    </w:rPr>
                    <w:t>, while points in red corresponds to classes identified as COS producers.</w:t>
                  </w:r>
                </w:p>
              </w:txbxContent>
            </v:textbox>
            <w10:wrap type="topAndBottom"/>
          </v:shape>
        </w:pict>
      </w:r>
    </w:p>
    <w:p w14:paraId="2E1A7405" w14:textId="3ABF3AAE" w:rsidR="00477985" w:rsidRDefault="00477985" w:rsidP="002B6C5E">
      <w:pPr>
        <w:rPr>
          <w:rFonts w:cs="Times New Roman"/>
        </w:rPr>
      </w:pPr>
    </w:p>
    <w:p w14:paraId="6FF2F7D5" w14:textId="3868576E" w:rsidR="00952373" w:rsidRDefault="00952373" w:rsidP="002B6C5E">
      <w:pPr>
        <w:pStyle w:val="Titre2"/>
        <w:rPr>
          <w:rFonts w:cs="Times New Roman"/>
        </w:rPr>
      </w:pPr>
      <w:bookmarkStart w:id="143" w:name="_Toc42400679"/>
      <w:r w:rsidRPr="00406725">
        <w:t>Effect of microbial OTUs on COS balance</w:t>
      </w:r>
      <w:bookmarkEnd w:id="143"/>
    </w:p>
    <w:p w14:paraId="6B6064A8" w14:textId="2B7EDB63" w:rsidR="00955801" w:rsidRDefault="0B39A83D" w:rsidP="00806EEB">
      <w:pPr>
        <w:spacing w:line="360" w:lineRule="auto"/>
        <w:jc w:val="both"/>
        <w:rPr>
          <w:rFonts w:cs="Times New Roman"/>
        </w:rPr>
      </w:pPr>
      <w:r w:rsidRPr="0B39A83D">
        <w:rPr>
          <w:rFonts w:cs="Times New Roman"/>
        </w:rPr>
        <w:t>Abundances of phototrophs, bacteria</w:t>
      </w:r>
      <w:ins w:id="144" w:author="Lisa Wingate" w:date="2020-06-10T16:25:00Z">
        <w:r w:rsidRPr="0B39A83D">
          <w:rPr>
            <w:rFonts w:cs="Times New Roman"/>
          </w:rPr>
          <w:t>l</w:t>
        </w:r>
      </w:ins>
      <w:r w:rsidRPr="0B39A83D">
        <w:rPr>
          <w:rFonts w:cs="Times New Roman"/>
        </w:rPr>
        <w:t xml:space="preserve"> and fung</w:t>
      </w:r>
      <w:ins w:id="145" w:author="Lisa Wingate" w:date="2020-06-10T16:25:00Z">
        <w:r w:rsidRPr="0B39A83D">
          <w:rPr>
            <w:rFonts w:cs="Times New Roman"/>
          </w:rPr>
          <w:t>al</w:t>
        </w:r>
      </w:ins>
      <w:del w:id="146" w:author="Lisa Wingate" w:date="2020-06-10T16:25:00Z">
        <w:r w:rsidR="00806EEB" w:rsidRPr="0B39A83D" w:rsidDel="0B39A83D">
          <w:rPr>
            <w:rFonts w:cs="Times New Roman"/>
          </w:rPr>
          <w:delText>i</w:delText>
        </w:r>
      </w:del>
      <w:r w:rsidRPr="0B39A83D">
        <w:rPr>
          <w:rFonts w:cs="Times New Roman"/>
        </w:rPr>
        <w:t xml:space="preserve"> classes were compared with measured gas fluxes in either light or dark conditions to unveil potential correlations. Looking first at the </w:t>
      </w:r>
      <w:r w:rsidRPr="0B39A83D">
        <w:rPr>
          <w:rFonts w:cs="Times New Roman"/>
        </w:rPr>
        <w:lastRenderedPageBreak/>
        <w:t>phototrophs (Fig. 4a-4b), it appeared that only two classes correlated with COS uptake</w:t>
      </w:r>
      <w:del w:id="147" w:author="Lisa Wingate" w:date="2020-06-10T16:25:00Z">
        <w:r w:rsidR="00806EEB" w:rsidRPr="0B39A83D" w:rsidDel="0B39A83D">
          <w:rPr>
            <w:rFonts w:cs="Times New Roman"/>
          </w:rPr>
          <w:delText xml:space="preserve"> </w:delText>
        </w:r>
      </w:del>
      <w:r w:rsidRPr="0B39A83D">
        <w:rPr>
          <w:rFonts w:cs="Times New Roman"/>
        </w:rPr>
        <w:t xml:space="preserve">: unclassified phototrophs in the dark, and </w:t>
      </w:r>
      <w:proofErr w:type="spellStart"/>
      <w:r w:rsidRPr="0B39A83D">
        <w:rPr>
          <w:rFonts w:cs="Times New Roman"/>
          <w:i/>
          <w:iCs/>
        </w:rPr>
        <w:t>Takakiopsida</w:t>
      </w:r>
      <w:proofErr w:type="spellEnd"/>
      <w:r w:rsidRPr="0B39A83D">
        <w:rPr>
          <w:rFonts w:cs="Times New Roman"/>
        </w:rPr>
        <w:t xml:space="preserve"> in the light. </w:t>
      </w:r>
      <w:commentRangeStart w:id="148"/>
      <w:r w:rsidRPr="0B39A83D">
        <w:rPr>
          <w:rFonts w:cs="Times New Roman"/>
        </w:rPr>
        <w:t>When</w:t>
      </w:r>
      <w:commentRangeEnd w:id="148"/>
      <w:r w:rsidR="00806EEB">
        <w:commentReference w:id="148"/>
      </w:r>
      <w:r w:rsidRPr="0B39A83D">
        <w:rPr>
          <w:rFonts w:cs="Times New Roman"/>
        </w:rPr>
        <w:t xml:space="preserve"> looking at </w:t>
      </w:r>
      <w:ins w:id="149" w:author="Lisa Wingate" w:date="2020-06-10T16:30:00Z">
        <w:r w:rsidRPr="0B39A83D">
          <w:rPr>
            <w:rFonts w:cs="Times New Roman"/>
          </w:rPr>
          <w:t>p</w:t>
        </w:r>
      </w:ins>
      <w:ins w:id="150" w:author="Lisa Wingate" w:date="2020-06-10T16:29:00Z">
        <w:r w:rsidRPr="0B39A83D">
          <w:rPr>
            <w:rFonts w:cs="Times New Roman"/>
          </w:rPr>
          <w:t xml:space="preserve">otential </w:t>
        </w:r>
      </w:ins>
      <w:r w:rsidRPr="0B39A83D">
        <w:rPr>
          <w:rFonts w:cs="Times New Roman"/>
        </w:rPr>
        <w:t>CO</w:t>
      </w:r>
      <w:ins w:id="151" w:author="Lisa Wingate" w:date="2020-06-10T16:25:00Z">
        <w:r w:rsidRPr="0B39A83D">
          <w:rPr>
            <w:rFonts w:cs="Times New Roman"/>
          </w:rPr>
          <w:t>S</w:t>
        </w:r>
      </w:ins>
      <w:r w:rsidRPr="0B39A83D">
        <w:rPr>
          <w:rFonts w:cs="Times New Roman"/>
        </w:rPr>
        <w:t xml:space="preserve"> emission</w:t>
      </w:r>
      <w:ins w:id="152" w:author="Lisa Wingate" w:date="2020-06-10T16:29:00Z">
        <w:r w:rsidRPr="0B39A83D">
          <w:rPr>
            <w:rFonts w:cs="Times New Roman"/>
          </w:rPr>
          <w:t>s</w:t>
        </w:r>
      </w:ins>
      <w:commentRangeStart w:id="153"/>
      <w:r w:rsidRPr="0B39A83D">
        <w:rPr>
          <w:rFonts w:cs="Times New Roman"/>
        </w:rPr>
        <w:t>,</w:t>
      </w:r>
      <w:commentRangeEnd w:id="153"/>
      <w:r w:rsidR="00806EEB">
        <w:commentReference w:id="153"/>
      </w:r>
      <w:r w:rsidRPr="0B39A83D">
        <w:rPr>
          <w:rFonts w:cs="Times New Roman"/>
        </w:rPr>
        <w:t xml:space="preserve"> a greater number of phototrophic classes presented a correlation with COS in the light treatment (11 against 7). On top of that, the 7 classes that correlated with emission in the dark were also found in the light, resulting in 4 exclusive classes that were only present in the light treatment</w:t>
      </w:r>
      <w:del w:id="154" w:author="Lisa Wingate" w:date="2020-06-10T16:32:00Z">
        <w:r w:rsidR="00806EEB" w:rsidRPr="0B39A83D" w:rsidDel="0B39A83D">
          <w:rPr>
            <w:rFonts w:cs="Times New Roman"/>
          </w:rPr>
          <w:delText xml:space="preserve"> </w:delText>
        </w:r>
      </w:del>
      <w:r w:rsidRPr="0B39A83D">
        <w:rPr>
          <w:rFonts w:cs="Times New Roman"/>
        </w:rPr>
        <w:t xml:space="preserve">: </w:t>
      </w:r>
      <w:proofErr w:type="spellStart"/>
      <w:r w:rsidRPr="0B39A83D">
        <w:rPr>
          <w:rFonts w:cs="Times New Roman"/>
          <w:i/>
          <w:iCs/>
        </w:rPr>
        <w:t>Chrysophyceae</w:t>
      </w:r>
      <w:proofErr w:type="spellEnd"/>
      <w:r w:rsidRPr="0B39A83D">
        <w:rPr>
          <w:rFonts w:cs="Times New Roman"/>
        </w:rPr>
        <w:t xml:space="preserve">, </w:t>
      </w:r>
      <w:proofErr w:type="spellStart"/>
      <w:r w:rsidRPr="0B39A83D">
        <w:rPr>
          <w:rFonts w:cs="Times New Roman"/>
          <w:i/>
          <w:iCs/>
        </w:rPr>
        <w:t>Trebouxiophyceae</w:t>
      </w:r>
      <w:proofErr w:type="spellEnd"/>
      <w:r w:rsidRPr="0B39A83D">
        <w:rPr>
          <w:rFonts w:cs="Times New Roman"/>
        </w:rPr>
        <w:t xml:space="preserve">, </w:t>
      </w:r>
      <w:proofErr w:type="spellStart"/>
      <w:r w:rsidRPr="0B39A83D">
        <w:rPr>
          <w:rFonts w:cs="Times New Roman"/>
          <w:i/>
          <w:iCs/>
        </w:rPr>
        <w:t>Coscinodiscophyceae</w:t>
      </w:r>
      <w:proofErr w:type="spellEnd"/>
      <w:r w:rsidRPr="0B39A83D">
        <w:rPr>
          <w:rFonts w:cs="Times New Roman"/>
        </w:rPr>
        <w:t xml:space="preserve"> and </w:t>
      </w:r>
      <w:proofErr w:type="spellStart"/>
      <w:r w:rsidRPr="0B39A83D">
        <w:rPr>
          <w:rFonts w:cs="Times New Roman"/>
          <w:i/>
          <w:iCs/>
        </w:rPr>
        <w:t>Ulvophyceae</w:t>
      </w:r>
      <w:proofErr w:type="spellEnd"/>
      <w:r w:rsidRPr="0B39A83D">
        <w:rPr>
          <w:rFonts w:cs="Times New Roman"/>
        </w:rPr>
        <w:t>.</w:t>
      </w:r>
    </w:p>
    <w:p w14:paraId="35CE9BDC" w14:textId="46D086D7" w:rsidR="00955801" w:rsidRDefault="0B39A83D" w:rsidP="002B6C5E">
      <w:pPr>
        <w:spacing w:line="360" w:lineRule="auto"/>
        <w:ind w:firstLine="709"/>
        <w:jc w:val="both"/>
        <w:rPr>
          <w:rFonts w:cs="Times New Roman"/>
        </w:rPr>
      </w:pPr>
      <w:r w:rsidRPr="0B39A83D">
        <w:rPr>
          <w:rFonts w:cs="Times New Roman"/>
        </w:rPr>
        <w:t>For bacteria (Fig. 4c-4d), many classes were associated with COS emission, but also with COS uptake, accounting for a greater number of correlation</w:t>
      </w:r>
      <w:ins w:id="155" w:author="Lisa Wingate" w:date="2020-06-10T16:33:00Z">
        <w:r w:rsidRPr="0B39A83D">
          <w:rPr>
            <w:rFonts w:cs="Times New Roman"/>
          </w:rPr>
          <w:t>s</w:t>
        </w:r>
      </w:ins>
      <w:r w:rsidRPr="0B39A83D">
        <w:rPr>
          <w:rFonts w:cs="Times New Roman"/>
        </w:rPr>
        <w:t xml:space="preserve"> compared with phototrophs. The main bacteria</w:t>
      </w:r>
      <w:ins w:id="156" w:author="Lisa Wingate" w:date="2020-06-10T16:33:00Z">
        <w:r w:rsidRPr="0B39A83D">
          <w:rPr>
            <w:rFonts w:cs="Times New Roman"/>
          </w:rPr>
          <w:t>l</w:t>
        </w:r>
      </w:ins>
      <w:r w:rsidRPr="0B39A83D">
        <w:rPr>
          <w:rFonts w:cs="Times New Roman"/>
        </w:rPr>
        <w:t xml:space="preserve"> classes associated with COS uptake in the dark were </w:t>
      </w:r>
      <w:proofErr w:type="spellStart"/>
      <w:r w:rsidRPr="0B39A83D">
        <w:rPr>
          <w:rFonts w:cs="Times New Roman"/>
          <w:i/>
          <w:iCs/>
        </w:rPr>
        <w:t>Solibacteres</w:t>
      </w:r>
      <w:proofErr w:type="spellEnd"/>
      <w:r w:rsidRPr="0B39A83D">
        <w:rPr>
          <w:rFonts w:cs="Times New Roman"/>
        </w:rPr>
        <w:t xml:space="preserve"> and </w:t>
      </w:r>
      <w:proofErr w:type="spellStart"/>
      <w:r w:rsidRPr="0B39A83D">
        <w:rPr>
          <w:rFonts w:cs="Times New Roman"/>
          <w:i/>
          <w:iCs/>
        </w:rPr>
        <w:t>Chlorobia</w:t>
      </w:r>
      <w:proofErr w:type="spellEnd"/>
      <w:r w:rsidRPr="0B39A83D">
        <w:rPr>
          <w:rFonts w:cs="Times New Roman"/>
        </w:rPr>
        <w:t xml:space="preserve">, while </w:t>
      </w:r>
      <w:r w:rsidRPr="0B39A83D">
        <w:rPr>
          <w:rFonts w:cs="Times New Roman"/>
          <w:i/>
          <w:iCs/>
        </w:rPr>
        <w:t>Actinobacteria</w:t>
      </w:r>
      <w:r w:rsidRPr="0B39A83D">
        <w:rPr>
          <w:rFonts w:cs="Times New Roman"/>
        </w:rPr>
        <w:t xml:space="preserve">, </w:t>
      </w:r>
      <w:proofErr w:type="spellStart"/>
      <w:r w:rsidRPr="0B39A83D">
        <w:rPr>
          <w:rFonts w:cs="Times New Roman"/>
          <w:i/>
          <w:iCs/>
        </w:rPr>
        <w:t>Planctomycetia</w:t>
      </w:r>
      <w:proofErr w:type="spellEnd"/>
      <w:r w:rsidRPr="0B39A83D">
        <w:rPr>
          <w:rFonts w:cs="Times New Roman"/>
          <w:i/>
          <w:iCs/>
        </w:rPr>
        <w:t xml:space="preserve"> </w:t>
      </w:r>
      <w:r w:rsidRPr="0B39A83D">
        <w:rPr>
          <w:rFonts w:cs="Times New Roman"/>
        </w:rPr>
        <w:t xml:space="preserve">and </w:t>
      </w:r>
      <w:proofErr w:type="spellStart"/>
      <w:r w:rsidRPr="0B39A83D">
        <w:rPr>
          <w:rFonts w:cs="Times New Roman"/>
          <w:i/>
          <w:iCs/>
        </w:rPr>
        <w:t>Planctomycetacia</w:t>
      </w:r>
      <w:proofErr w:type="spellEnd"/>
      <w:r w:rsidRPr="0B39A83D">
        <w:rPr>
          <w:rFonts w:cs="Times New Roman"/>
        </w:rPr>
        <w:t xml:space="preserve"> were the most correlated to COS uptake in the light. </w:t>
      </w:r>
      <w:proofErr w:type="spellStart"/>
      <w:r w:rsidRPr="0B39A83D">
        <w:rPr>
          <w:rFonts w:cs="Times New Roman"/>
          <w:i/>
          <w:iCs/>
        </w:rPr>
        <w:t>Phycisphaerae</w:t>
      </w:r>
      <w:proofErr w:type="spellEnd"/>
      <w:r w:rsidRPr="0B39A83D">
        <w:rPr>
          <w:rFonts w:cs="Times New Roman"/>
        </w:rPr>
        <w:t xml:space="preserve"> correlated with COS uptake both in light and dark. A great</w:t>
      </w:r>
      <w:ins w:id="157" w:author="Lisa Wingate" w:date="2020-06-10T16:34:00Z">
        <w:r w:rsidRPr="0B39A83D">
          <w:rPr>
            <w:rFonts w:cs="Times New Roman"/>
          </w:rPr>
          <w:t>er</w:t>
        </w:r>
      </w:ins>
      <w:r w:rsidRPr="0B39A83D">
        <w:rPr>
          <w:rFonts w:cs="Times New Roman"/>
        </w:rPr>
        <w:t xml:space="preserve"> proportion of bacteria</w:t>
      </w:r>
      <w:ins w:id="158" w:author="Lisa Wingate" w:date="2020-06-10T16:34:00Z">
        <w:r w:rsidRPr="0B39A83D">
          <w:rPr>
            <w:rFonts w:cs="Times New Roman"/>
          </w:rPr>
          <w:t>l</w:t>
        </w:r>
      </w:ins>
      <w:r w:rsidRPr="0B39A83D">
        <w:rPr>
          <w:rFonts w:cs="Times New Roman"/>
        </w:rPr>
        <w:t xml:space="preserve"> classes were also associated with COS emission, regardless of light treatment. </w:t>
      </w:r>
      <w:proofErr w:type="spellStart"/>
      <w:r w:rsidRPr="0B39A83D">
        <w:rPr>
          <w:rFonts w:cs="Times New Roman"/>
          <w:i/>
          <w:iCs/>
        </w:rPr>
        <w:t>Flavobacteriia</w:t>
      </w:r>
      <w:proofErr w:type="spellEnd"/>
      <w:r w:rsidRPr="0B39A83D">
        <w:rPr>
          <w:rFonts w:cs="Times New Roman"/>
        </w:rPr>
        <w:t xml:space="preserve">, </w:t>
      </w:r>
      <w:proofErr w:type="spellStart"/>
      <w:r w:rsidRPr="0B39A83D">
        <w:rPr>
          <w:rFonts w:cs="Times New Roman"/>
          <w:i/>
          <w:iCs/>
        </w:rPr>
        <w:t>Thermomicrobia</w:t>
      </w:r>
      <w:proofErr w:type="spellEnd"/>
      <w:r w:rsidRPr="0B39A83D">
        <w:rPr>
          <w:rFonts w:cs="Times New Roman"/>
        </w:rPr>
        <w:t xml:space="preserve">, </w:t>
      </w:r>
      <w:proofErr w:type="spellStart"/>
      <w:r w:rsidRPr="0B39A83D">
        <w:rPr>
          <w:rFonts w:cs="Times New Roman"/>
          <w:i/>
          <w:iCs/>
        </w:rPr>
        <w:t>Anaerolinae</w:t>
      </w:r>
      <w:proofErr w:type="spellEnd"/>
      <w:r w:rsidRPr="0B39A83D">
        <w:rPr>
          <w:rFonts w:cs="Times New Roman"/>
        </w:rPr>
        <w:t xml:space="preserve"> and </w:t>
      </w:r>
      <w:proofErr w:type="spellStart"/>
      <w:r w:rsidRPr="0B39A83D">
        <w:rPr>
          <w:rFonts w:cs="Times New Roman"/>
          <w:i/>
          <w:iCs/>
        </w:rPr>
        <w:t>Caldilinae</w:t>
      </w:r>
      <w:proofErr w:type="spellEnd"/>
      <w:r w:rsidRPr="0B39A83D">
        <w:rPr>
          <w:rFonts w:cs="Times New Roman"/>
        </w:rPr>
        <w:t xml:space="preserve"> were the most important classes in both treatments. </w:t>
      </w:r>
      <w:proofErr w:type="spellStart"/>
      <w:r w:rsidRPr="0B39A83D">
        <w:rPr>
          <w:rFonts w:cs="Times New Roman"/>
          <w:i/>
          <w:iCs/>
        </w:rPr>
        <w:t>Thermoprotei</w:t>
      </w:r>
      <w:proofErr w:type="spellEnd"/>
      <w:r w:rsidRPr="0B39A83D">
        <w:rPr>
          <w:rFonts w:cs="Times New Roman"/>
        </w:rPr>
        <w:t xml:space="preserve"> and </w:t>
      </w:r>
      <w:proofErr w:type="spellStart"/>
      <w:r w:rsidRPr="0B39A83D">
        <w:rPr>
          <w:rFonts w:cs="Times New Roman"/>
          <w:i/>
          <w:iCs/>
        </w:rPr>
        <w:t>Flavobacteria</w:t>
      </w:r>
      <w:proofErr w:type="spellEnd"/>
      <w:r w:rsidRPr="0B39A83D">
        <w:rPr>
          <w:rFonts w:cs="Times New Roman"/>
        </w:rPr>
        <w:t xml:space="preserve"> classes were also well correlated with COS emission but only in the light.</w:t>
      </w:r>
    </w:p>
    <w:p w14:paraId="6394C27B" w14:textId="485718DF" w:rsidR="00302B1A" w:rsidRDefault="009D7500" w:rsidP="00FE6C8A">
      <w:pPr>
        <w:spacing w:line="360" w:lineRule="auto"/>
        <w:ind w:firstLine="709"/>
        <w:jc w:val="both"/>
        <w:rPr>
          <w:rFonts w:cs="Times New Roman"/>
        </w:rPr>
      </w:pPr>
      <w:r w:rsidRPr="0052259E">
        <w:rPr>
          <w:rFonts w:cs="Times New Roman"/>
          <w:b/>
          <w:bCs/>
          <w:noProof/>
          <w:u w:val="single"/>
          <w:lang w:val="fr-FR" w:eastAsia="fr-FR" w:bidi="ar-SA"/>
        </w:rPr>
        <w:drawing>
          <wp:anchor distT="0" distB="0" distL="114300" distR="114300" simplePos="0" relativeHeight="251649536" behindDoc="0" locked="0" layoutInCell="1" allowOverlap="1" wp14:anchorId="20D2D340" wp14:editId="5F8CD4FA">
            <wp:simplePos x="0" y="0"/>
            <wp:positionH relativeFrom="column">
              <wp:posOffset>3533140</wp:posOffset>
            </wp:positionH>
            <wp:positionV relativeFrom="paragraph">
              <wp:posOffset>1707515</wp:posOffset>
            </wp:positionV>
            <wp:extent cx="179705" cy="1587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36864" t="58375" r="44550" b="12437"/>
                    <a:stretch/>
                  </pic:blipFill>
                  <pic:spPr bwMode="auto">
                    <a:xfrm>
                      <a:off x="0" y="0"/>
                      <a:ext cx="179705" cy="15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259E">
        <w:rPr>
          <w:rFonts w:cs="Times New Roman"/>
          <w:b/>
          <w:bCs/>
          <w:noProof/>
          <w:u w:val="single"/>
          <w:lang w:val="fr-FR" w:eastAsia="fr-FR" w:bidi="ar-SA"/>
        </w:rPr>
        <w:drawing>
          <wp:anchor distT="0" distB="0" distL="114300" distR="114300" simplePos="0" relativeHeight="251653632" behindDoc="0" locked="0" layoutInCell="1" allowOverlap="1" wp14:anchorId="4118D019" wp14:editId="38D35C74">
            <wp:simplePos x="0" y="0"/>
            <wp:positionH relativeFrom="column">
              <wp:posOffset>5163185</wp:posOffset>
            </wp:positionH>
            <wp:positionV relativeFrom="paragraph">
              <wp:posOffset>1708150</wp:posOffset>
            </wp:positionV>
            <wp:extent cx="143510" cy="160655"/>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66911" t="57826" r="17600" b="11335"/>
                    <a:stretch/>
                  </pic:blipFill>
                  <pic:spPr bwMode="auto">
                    <a:xfrm>
                      <a:off x="0" y="0"/>
                      <a:ext cx="143510" cy="160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09">
        <w:rPr>
          <w:noProof/>
          <w:lang w:val="fr-FR" w:eastAsia="fr-FR" w:bidi="ar-SA"/>
        </w:rPr>
        <w:drawing>
          <wp:anchor distT="0" distB="0" distL="114300" distR="114300" simplePos="0" relativeHeight="251655680" behindDoc="0" locked="0" layoutInCell="1" allowOverlap="1" wp14:anchorId="7EAF7305" wp14:editId="1F8E9B9E">
            <wp:simplePos x="0" y="0"/>
            <wp:positionH relativeFrom="column">
              <wp:posOffset>1883410</wp:posOffset>
            </wp:positionH>
            <wp:positionV relativeFrom="paragraph">
              <wp:posOffset>1711325</wp:posOffset>
            </wp:positionV>
            <wp:extent cx="197485" cy="172085"/>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31433" r="47341" b="67271"/>
                    <a:stretch/>
                  </pic:blipFill>
                  <pic:spPr bwMode="auto">
                    <a:xfrm>
                      <a:off x="0" y="0"/>
                      <a:ext cx="197485" cy="172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09">
        <w:rPr>
          <w:noProof/>
          <w:lang w:val="fr-FR" w:eastAsia="fr-FR" w:bidi="ar-SA"/>
        </w:rPr>
        <w:drawing>
          <wp:anchor distT="0" distB="0" distL="114300" distR="114300" simplePos="0" relativeHeight="251654656" behindDoc="0" locked="0" layoutInCell="1" allowOverlap="1" wp14:anchorId="3BFDF22D" wp14:editId="3CF4CF32">
            <wp:simplePos x="0" y="0"/>
            <wp:positionH relativeFrom="column">
              <wp:posOffset>365125</wp:posOffset>
            </wp:positionH>
            <wp:positionV relativeFrom="paragraph">
              <wp:posOffset>1707515</wp:posOffset>
            </wp:positionV>
            <wp:extent cx="179705" cy="16510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r="79448" b="66410"/>
                    <a:stretch/>
                  </pic:blipFill>
                  <pic:spPr bwMode="auto">
                    <a:xfrm>
                      <a:off x="0" y="0"/>
                      <a:ext cx="179705" cy="16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5285">
        <w:rPr>
          <w:rFonts w:cs="Times New Roman"/>
          <w:noProof/>
          <w:lang w:val="fr-FR" w:eastAsia="fr-FR" w:bidi="ar-SA"/>
        </w:rPr>
        <w:drawing>
          <wp:anchor distT="0" distB="0" distL="114300" distR="114300" simplePos="0" relativeHeight="251645440" behindDoc="0" locked="0" layoutInCell="1" allowOverlap="1" wp14:anchorId="20B5B131" wp14:editId="16BD7FFE">
            <wp:simplePos x="0" y="0"/>
            <wp:positionH relativeFrom="column">
              <wp:posOffset>2672080</wp:posOffset>
            </wp:positionH>
            <wp:positionV relativeFrom="page">
              <wp:posOffset>6718300</wp:posOffset>
            </wp:positionV>
            <wp:extent cx="3230245" cy="28606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3230245"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5285" w:rsidRPr="00406725">
        <w:rPr>
          <w:noProof/>
          <w:lang w:val="fr-FR" w:eastAsia="fr-FR" w:bidi="ar-SA"/>
        </w:rPr>
        <w:drawing>
          <wp:anchor distT="0" distB="0" distL="114300" distR="114300" simplePos="0" relativeHeight="251648512" behindDoc="0" locked="0" layoutInCell="1" allowOverlap="1" wp14:anchorId="0F02A425" wp14:editId="7EE3EA0B">
            <wp:simplePos x="0" y="0"/>
            <wp:positionH relativeFrom="column">
              <wp:posOffset>-423545</wp:posOffset>
            </wp:positionH>
            <wp:positionV relativeFrom="page">
              <wp:posOffset>6767830</wp:posOffset>
            </wp:positionV>
            <wp:extent cx="3095625" cy="286702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3095625"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372">
        <w:rPr>
          <w:rFonts w:cs="Times New Roman"/>
        </w:rPr>
        <w:t>Finally, fewer fungi than bacteria were identified as having a role in COS fluxes (Fig. 4e-4f). A single class was associated with COS uptake</w:t>
      </w:r>
      <w:r w:rsidR="00B03F9F">
        <w:rPr>
          <w:rFonts w:cs="Times New Roman"/>
        </w:rPr>
        <w:t xml:space="preserve"> </w:t>
      </w:r>
      <w:r w:rsidR="00A01372">
        <w:rPr>
          <w:rFonts w:cs="Times New Roman"/>
        </w:rPr>
        <w:t>both in light and dark</w:t>
      </w:r>
      <w:r w:rsidR="00B03F9F">
        <w:rPr>
          <w:rFonts w:cs="Times New Roman"/>
        </w:rPr>
        <w:t xml:space="preserve">, the </w:t>
      </w:r>
      <w:r w:rsidR="00B03F9F">
        <w:rPr>
          <w:rFonts w:cs="Times New Roman"/>
          <w:i/>
          <w:iCs/>
        </w:rPr>
        <w:t>Leotiomycetes</w:t>
      </w:r>
      <w:r w:rsidR="00B03F9F">
        <w:rPr>
          <w:rFonts w:cs="Times New Roman"/>
        </w:rPr>
        <w:t xml:space="preserve">. </w:t>
      </w:r>
      <w:r w:rsidR="00B03F9F">
        <w:rPr>
          <w:rFonts w:cs="Times New Roman"/>
          <w:i/>
          <w:iCs/>
        </w:rPr>
        <w:t>Chytridiomycetes</w:t>
      </w:r>
      <w:r w:rsidR="00B03F9F">
        <w:rPr>
          <w:rFonts w:cs="Times New Roman"/>
        </w:rPr>
        <w:t xml:space="preserve"> and </w:t>
      </w:r>
      <w:r w:rsidR="00B03F9F">
        <w:rPr>
          <w:rFonts w:cs="Times New Roman"/>
          <w:i/>
          <w:iCs/>
        </w:rPr>
        <w:t>Sordariomycetes</w:t>
      </w:r>
      <w:r w:rsidR="00B03F9F">
        <w:rPr>
          <w:rFonts w:cs="Times New Roman"/>
        </w:rPr>
        <w:t xml:space="preserve"> were correlated with COS emission in both light</w:t>
      </w:r>
      <w:r w:rsidR="0052582B">
        <w:rPr>
          <w:rFonts w:cs="Times New Roman"/>
        </w:rPr>
        <w:t xml:space="preserve"> and dark</w:t>
      </w:r>
      <w:r w:rsidR="00B03F9F">
        <w:rPr>
          <w:rFonts w:cs="Times New Roman"/>
        </w:rPr>
        <w:t xml:space="preserve"> treatments, while </w:t>
      </w:r>
      <w:proofErr w:type="spellStart"/>
      <w:r w:rsidR="00B03F9F">
        <w:rPr>
          <w:rFonts w:cs="Times New Roman"/>
          <w:i/>
          <w:iCs/>
        </w:rPr>
        <w:t>Blastocladiomycetes</w:t>
      </w:r>
      <w:proofErr w:type="spellEnd"/>
      <w:r w:rsidR="00B03F9F">
        <w:rPr>
          <w:rFonts w:cs="Times New Roman"/>
        </w:rPr>
        <w:t xml:space="preserve"> only correlated in </w:t>
      </w:r>
      <w:r w:rsidR="0052582B">
        <w:rPr>
          <w:rFonts w:cs="Times New Roman"/>
        </w:rPr>
        <w:t>the dark treatment</w:t>
      </w:r>
      <w:r w:rsidR="00B03F9F">
        <w:rPr>
          <w:rFonts w:cs="Times New Roman"/>
        </w:rPr>
        <w:t>. A few other classes were associated</w:t>
      </w:r>
      <w:r w:rsidR="0052582B">
        <w:rPr>
          <w:rFonts w:cs="Times New Roman"/>
        </w:rPr>
        <w:t xml:space="preserve"> to COS emission</w:t>
      </w:r>
      <w:r w:rsidR="00B03F9F">
        <w:rPr>
          <w:rFonts w:cs="Times New Roman"/>
        </w:rPr>
        <w:t xml:space="preserve"> only in the light, such as </w:t>
      </w:r>
      <w:proofErr w:type="spellStart"/>
      <w:r w:rsidR="00B03F9F">
        <w:rPr>
          <w:rFonts w:cs="Times New Roman"/>
          <w:i/>
          <w:iCs/>
        </w:rPr>
        <w:t>Neocallimastigomycetes</w:t>
      </w:r>
      <w:proofErr w:type="spellEnd"/>
      <w:r w:rsidR="00B03F9F">
        <w:rPr>
          <w:rFonts w:cs="Times New Roman"/>
        </w:rPr>
        <w:t xml:space="preserve">, </w:t>
      </w:r>
      <w:proofErr w:type="spellStart"/>
      <w:r w:rsidR="00B03F9F">
        <w:rPr>
          <w:rFonts w:cs="Times New Roman"/>
          <w:i/>
          <w:iCs/>
        </w:rPr>
        <w:t>Archaeosporomycetes</w:t>
      </w:r>
      <w:proofErr w:type="spellEnd"/>
      <w:r w:rsidR="00B03F9F">
        <w:rPr>
          <w:rFonts w:cs="Times New Roman"/>
        </w:rPr>
        <w:t xml:space="preserve"> and </w:t>
      </w:r>
      <w:r w:rsidR="00B03F9F">
        <w:rPr>
          <w:rFonts w:cs="Times New Roman"/>
          <w:i/>
          <w:iCs/>
        </w:rPr>
        <w:t>Exobasidiomycetes</w:t>
      </w:r>
      <w:r w:rsidR="00B03F9F">
        <w:rPr>
          <w:rFonts w:cs="Times New Roman"/>
        </w:rPr>
        <w:t xml:space="preserve">. </w:t>
      </w:r>
    </w:p>
    <w:p w14:paraId="63E11A3A" w14:textId="0B4C014E" w:rsidR="00E16578" w:rsidRDefault="009D7500" w:rsidP="009D7500">
      <w:pPr>
        <w:pStyle w:val="Titre2"/>
        <w:jc w:val="both"/>
      </w:pPr>
      <w:bookmarkStart w:id="159" w:name="_Toc42400680"/>
      <w:r w:rsidRPr="0052259E">
        <w:rPr>
          <w:rFonts w:cs="Times New Roman"/>
          <w:bCs/>
          <w:noProof/>
          <w:u w:val="single"/>
          <w:lang w:val="fr-FR" w:eastAsia="fr-FR" w:bidi="ar-SA"/>
        </w:rPr>
        <w:lastRenderedPageBreak/>
        <w:drawing>
          <wp:anchor distT="0" distB="0" distL="114300" distR="114300" simplePos="0" relativeHeight="251657728" behindDoc="0" locked="0" layoutInCell="1" allowOverlap="1" wp14:anchorId="6FE658D8" wp14:editId="08969FBC">
            <wp:simplePos x="0" y="0"/>
            <wp:positionH relativeFrom="column">
              <wp:posOffset>2994025</wp:posOffset>
            </wp:positionH>
            <wp:positionV relativeFrom="paragraph">
              <wp:posOffset>-4134485</wp:posOffset>
            </wp:positionV>
            <wp:extent cx="180000" cy="162693"/>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2380" t="54289" r="76998" b="12574"/>
                    <a:stretch/>
                  </pic:blipFill>
                  <pic:spPr bwMode="auto">
                    <a:xfrm>
                      <a:off x="0" y="0"/>
                      <a:ext cx="180000" cy="1626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259E">
        <w:rPr>
          <w:rFonts w:cs="Times New Roman"/>
          <w:bCs/>
          <w:noProof/>
          <w:u w:val="single"/>
          <w:lang w:val="fr-FR" w:eastAsia="fr-FR" w:bidi="ar-SA"/>
        </w:rPr>
        <w:drawing>
          <wp:anchor distT="0" distB="0" distL="114300" distR="114300" simplePos="0" relativeHeight="251656704" behindDoc="0" locked="0" layoutInCell="1" allowOverlap="1" wp14:anchorId="0CF3D5D0" wp14:editId="157AACF7">
            <wp:simplePos x="0" y="0"/>
            <wp:positionH relativeFrom="column">
              <wp:posOffset>753745</wp:posOffset>
            </wp:positionH>
            <wp:positionV relativeFrom="paragraph">
              <wp:posOffset>-4136390</wp:posOffset>
            </wp:positionV>
            <wp:extent cx="179705" cy="17081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65046" r="15509" b="67078"/>
                    <a:stretch/>
                  </pic:blipFill>
                  <pic:spPr bwMode="auto">
                    <a:xfrm>
                      <a:off x="0" y="0"/>
                      <a:ext cx="179705" cy="17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5285">
        <w:rPr>
          <w:rFonts w:cs="Times New Roman"/>
          <w:noProof/>
          <w:lang w:val="fr-FR" w:eastAsia="fr-FR" w:bidi="ar-SA"/>
        </w:rPr>
        <w:drawing>
          <wp:anchor distT="0" distB="0" distL="114300" distR="114300" simplePos="0" relativeHeight="251658752" behindDoc="0" locked="0" layoutInCell="1" allowOverlap="1" wp14:anchorId="59941820" wp14:editId="1E4A4604">
            <wp:simplePos x="0" y="0"/>
            <wp:positionH relativeFrom="column">
              <wp:posOffset>4283710</wp:posOffset>
            </wp:positionH>
            <wp:positionV relativeFrom="paragraph">
              <wp:posOffset>-1925320</wp:posOffset>
            </wp:positionV>
            <wp:extent cx="1139190" cy="754380"/>
            <wp:effectExtent l="19050" t="19050" r="3810" b="762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ae_sr.png"/>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1139190" cy="7543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5285" w:rsidRPr="00406725">
        <w:rPr>
          <w:noProof/>
          <w:lang w:val="fr-FR" w:eastAsia="fr-FR" w:bidi="ar-SA"/>
        </w:rPr>
        <w:drawing>
          <wp:anchor distT="0" distB="0" distL="114300" distR="114300" simplePos="0" relativeHeight="251643392" behindDoc="0" locked="0" layoutInCell="1" allowOverlap="1" wp14:anchorId="1B3D33B1" wp14:editId="226CC978">
            <wp:simplePos x="0" y="0"/>
            <wp:positionH relativeFrom="column">
              <wp:posOffset>-203518</wp:posOffset>
            </wp:positionH>
            <wp:positionV relativeFrom="page">
              <wp:posOffset>647700</wp:posOffset>
            </wp:positionV>
            <wp:extent cx="4272915" cy="396557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272915" cy="3965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32E">
        <w:rPr>
          <w:noProof/>
        </w:rPr>
        <w:pict w14:anchorId="446BE149">
          <v:shape id="_x0000_s1055" type="#_x0000_t202" style="position:absolute;left:0;text-align:left;margin-left:.3pt;margin-top:296.5pt;width:445.8pt;height:46.65pt;z-index:251685376;mso-position-horizontal-relative:text;mso-position-vertical-relative:text" stroked="f">
            <v:textbox style="mso-next-textbox:#_x0000_s1055" inset="0,0,0,0">
              <w:txbxContent>
                <w:p w14:paraId="79AE9478" w14:textId="61E3EF89" w:rsidR="00DC232E" w:rsidRPr="00302B1A" w:rsidRDefault="00DC232E" w:rsidP="009D7500">
                  <w:pPr>
                    <w:pStyle w:val="Lgende"/>
                    <w:jc w:val="both"/>
                  </w:pPr>
                  <w:r w:rsidRPr="001A6D07">
                    <w:rPr>
                      <w:b/>
                      <w:bCs/>
                      <w:i w:val="0"/>
                      <w:iCs w:val="0"/>
                    </w:rPr>
                    <w:t xml:space="preserve">Figure </w:t>
                  </w:r>
                  <w:r>
                    <w:rPr>
                      <w:b/>
                      <w:bCs/>
                      <w:i w:val="0"/>
                      <w:iCs w:val="0"/>
                    </w:rPr>
                    <w:t>4</w:t>
                  </w:r>
                  <w:r w:rsidRPr="001A6D07">
                    <w:t xml:space="preserve"> </w:t>
                  </w:r>
                  <w:r>
                    <w:t xml:space="preserve">– </w:t>
                  </w:r>
                  <w:r>
                    <w:rPr>
                      <w:i w:val="0"/>
                      <w:iCs w:val="0"/>
                    </w:rPr>
                    <w:t>Generalized latent linear variable model focused on the impact of a-b) algae, c-d) bacteria and e-f) fungi classes on COS emission or uptake in the dark (left)  and in the light (right). A negative number implies a correlation with COS uptake and vice versa.</w:t>
                  </w:r>
                </w:p>
              </w:txbxContent>
            </v:textbox>
            <w10:wrap type="topAndBottom"/>
          </v:shape>
        </w:pict>
      </w:r>
      <w:bookmarkEnd w:id="159"/>
    </w:p>
    <w:p w14:paraId="75ADC59F" w14:textId="1DEFBC17" w:rsidR="00312C32" w:rsidRPr="00FE6C8A" w:rsidRDefault="00241BFE" w:rsidP="00FE6C8A">
      <w:pPr>
        <w:pStyle w:val="Titre2"/>
        <w:rPr>
          <w:rFonts w:cs="Times New Roman"/>
        </w:rPr>
      </w:pPr>
      <w:bookmarkStart w:id="160" w:name="_Toc42400681"/>
      <w:r w:rsidRPr="0052259E">
        <w:t>Microbial interactions network</w:t>
      </w:r>
      <w:bookmarkEnd w:id="160"/>
    </w:p>
    <w:p w14:paraId="20550458" w14:textId="0562743A" w:rsidR="00FE6C8A" w:rsidRDefault="009D7500" w:rsidP="00FE6C8A">
      <w:pPr>
        <w:spacing w:line="360" w:lineRule="auto"/>
        <w:rPr>
          <w:rFonts w:cs="Times New Roman"/>
        </w:rPr>
      </w:pPr>
      <w:r w:rsidRPr="0052259E">
        <w:rPr>
          <w:rFonts w:cs="Times New Roman"/>
          <w:b/>
          <w:bCs/>
          <w:noProof/>
          <w:u w:val="single"/>
          <w:lang w:val="fr-FR" w:eastAsia="fr-FR" w:bidi="ar-SA"/>
        </w:rPr>
        <w:drawing>
          <wp:anchor distT="0" distB="0" distL="114300" distR="114300" simplePos="0" relativeHeight="251647488" behindDoc="0" locked="0" layoutInCell="1" allowOverlap="1" wp14:anchorId="2AD7BE37" wp14:editId="4279B50B">
            <wp:simplePos x="0" y="0"/>
            <wp:positionH relativeFrom="column">
              <wp:posOffset>2675890</wp:posOffset>
            </wp:positionH>
            <wp:positionV relativeFrom="paragraph">
              <wp:posOffset>2040890</wp:posOffset>
            </wp:positionV>
            <wp:extent cx="882015" cy="82613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882015" cy="826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5285" w:rsidRPr="00241BFE">
        <w:rPr>
          <w:rFonts w:cs="Times New Roman"/>
          <w:b/>
          <w:bCs/>
          <w:i/>
          <w:iCs/>
          <w:noProof/>
          <w:sz w:val="28"/>
          <w:szCs w:val="28"/>
          <w:lang w:val="fr-FR" w:eastAsia="fr-FR" w:bidi="ar-SA"/>
        </w:rPr>
        <w:drawing>
          <wp:anchor distT="0" distB="0" distL="114300" distR="114300" simplePos="0" relativeHeight="251644416" behindDoc="0" locked="0" layoutInCell="1" allowOverlap="1" wp14:anchorId="3713D7CA" wp14:editId="52234687">
            <wp:simplePos x="0" y="0"/>
            <wp:positionH relativeFrom="column">
              <wp:posOffset>2653665</wp:posOffset>
            </wp:positionH>
            <wp:positionV relativeFrom="paragraph">
              <wp:posOffset>306705</wp:posOffset>
            </wp:positionV>
            <wp:extent cx="3200400" cy="231013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3200400" cy="231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5285" w:rsidRPr="0052259E">
        <w:rPr>
          <w:rFonts w:cs="Times New Roman"/>
          <w:b/>
          <w:bCs/>
          <w:i/>
          <w:iCs/>
          <w:noProof/>
          <w:sz w:val="28"/>
          <w:szCs w:val="28"/>
          <w:u w:val="single"/>
          <w:lang w:val="fr-FR" w:eastAsia="fr-FR" w:bidi="ar-SA"/>
        </w:rPr>
        <w:drawing>
          <wp:anchor distT="0" distB="0" distL="114300" distR="114300" simplePos="0" relativeHeight="251628032" behindDoc="0" locked="0" layoutInCell="1" allowOverlap="1" wp14:anchorId="4AA43E00" wp14:editId="2E559996">
            <wp:simplePos x="0" y="0"/>
            <wp:positionH relativeFrom="column">
              <wp:posOffset>-31115</wp:posOffset>
            </wp:positionH>
            <wp:positionV relativeFrom="paragraph">
              <wp:posOffset>268605</wp:posOffset>
            </wp:positionV>
            <wp:extent cx="2672080" cy="269748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2672080" cy="2697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32E">
        <w:rPr>
          <w:rFonts w:ascii="Liberation Serif" w:hAnsi="Liberation Serif"/>
          <w:i/>
          <w:noProof/>
          <w:sz w:val="28"/>
          <w:szCs w:val="28"/>
        </w:rPr>
        <w:pict w14:anchorId="1291FF05">
          <v:shape id="_x0000_s1047" type="#_x0000_t202" style="position:absolute;margin-left:7.05pt;margin-top:238.95pt;width:448.55pt;height:67.2pt;z-index:251683328;mso-position-horizontal-relative:text;mso-position-vertical-relative:text" stroked="f">
            <v:textbox style="mso-next-textbox:#_x0000_s1047;mso-fit-shape-to-text:t" inset="0,0,0,0">
              <w:txbxContent>
                <w:p w14:paraId="38C69036" w14:textId="612FE57C" w:rsidR="00DC232E" w:rsidRPr="008F372F" w:rsidRDefault="00DC232E" w:rsidP="00AD6F03">
                  <w:pPr>
                    <w:pStyle w:val="Lgende"/>
                    <w:jc w:val="both"/>
                  </w:pPr>
                  <w:r w:rsidRPr="001A6D07">
                    <w:rPr>
                      <w:b/>
                      <w:bCs/>
                      <w:i w:val="0"/>
                      <w:iCs w:val="0"/>
                    </w:rPr>
                    <w:t xml:space="preserve">Figure </w:t>
                  </w:r>
                  <w:r>
                    <w:rPr>
                      <w:b/>
                      <w:bCs/>
                      <w:i w:val="0"/>
                      <w:iCs w:val="0"/>
                    </w:rPr>
                    <w:t>5</w:t>
                  </w:r>
                  <w:r w:rsidRPr="001A6D07">
                    <w:t xml:space="preserve"> </w:t>
                  </w:r>
                  <w:r>
                    <w:t xml:space="preserve">– </w:t>
                  </w:r>
                  <w:r>
                    <w:rPr>
                      <w:i w:val="0"/>
                      <w:iCs w:val="0"/>
                    </w:rPr>
                    <w:t>Network analysis focused on phototroph, bacterial and fungal classes that showed associations with COS or CO</w:t>
                  </w:r>
                  <w:r w:rsidRPr="00241BFE">
                    <w:rPr>
                      <w:i w:val="0"/>
                      <w:iCs w:val="0"/>
                      <w:vertAlign w:val="subscript"/>
                    </w:rPr>
                    <w:t>2</w:t>
                  </w:r>
                  <w:r>
                    <w:rPr>
                      <w:i w:val="0"/>
                      <w:iCs w:val="0"/>
                    </w:rPr>
                    <w:t xml:space="preserve"> uptake or emission. Green and </w:t>
                  </w:r>
                  <w:proofErr w:type="spellStart"/>
                  <w:r>
                    <w:rPr>
                      <w:i w:val="0"/>
                      <w:iCs w:val="0"/>
                    </w:rPr>
                    <w:t>gray</w:t>
                  </w:r>
                  <w:proofErr w:type="spellEnd"/>
                  <w:r>
                    <w:rPr>
                      <w:i w:val="0"/>
                      <w:iCs w:val="0"/>
                    </w:rPr>
                    <w:t xml:space="preserve"> lines display positive and negative associations, respectively. Networks were built according to microbial abundances a) in the dark and b) in the light.</w:t>
                  </w:r>
                </w:p>
              </w:txbxContent>
            </v:textbox>
            <w10:wrap type="topAndBottom"/>
          </v:shape>
        </w:pict>
      </w:r>
      <w:r w:rsidR="00EB7C3E" w:rsidRPr="0052259E">
        <w:rPr>
          <w:rFonts w:cs="Times New Roman"/>
          <w:b/>
          <w:bCs/>
          <w:noProof/>
          <w:u w:val="single"/>
          <w:lang w:val="fr-FR" w:eastAsia="fr-FR" w:bidi="ar-SA"/>
        </w:rPr>
        <w:drawing>
          <wp:anchor distT="0" distB="0" distL="114300" distR="114300" simplePos="0" relativeHeight="251659776" behindDoc="0" locked="0" layoutInCell="1" allowOverlap="1" wp14:anchorId="30AA5182" wp14:editId="24F1E297">
            <wp:simplePos x="0" y="0"/>
            <wp:positionH relativeFrom="column">
              <wp:posOffset>3176905</wp:posOffset>
            </wp:positionH>
            <wp:positionV relativeFrom="paragraph">
              <wp:posOffset>325120</wp:posOffset>
            </wp:positionV>
            <wp:extent cx="179705" cy="15621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31433" r="47341" b="67271"/>
                    <a:stretch/>
                  </pic:blipFill>
                  <pic:spPr bwMode="auto">
                    <a:xfrm>
                      <a:off x="0" y="0"/>
                      <a:ext cx="179705" cy="156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7C3E" w:rsidRPr="0052259E">
        <w:rPr>
          <w:rFonts w:cs="Times New Roman"/>
          <w:b/>
          <w:bCs/>
          <w:noProof/>
          <w:u w:val="single"/>
          <w:lang w:val="fr-FR" w:eastAsia="fr-FR" w:bidi="ar-SA"/>
        </w:rPr>
        <w:drawing>
          <wp:anchor distT="0" distB="0" distL="114300" distR="114300" simplePos="0" relativeHeight="251641344" behindDoc="0" locked="0" layoutInCell="1" allowOverlap="1" wp14:anchorId="3189DC6F" wp14:editId="6E8E7F30">
            <wp:simplePos x="0" y="0"/>
            <wp:positionH relativeFrom="column">
              <wp:posOffset>23495</wp:posOffset>
            </wp:positionH>
            <wp:positionV relativeFrom="paragraph">
              <wp:posOffset>316865</wp:posOffset>
            </wp:positionV>
            <wp:extent cx="179705" cy="1651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r="79448" b="66410"/>
                    <a:stretch/>
                  </pic:blipFill>
                  <pic:spPr bwMode="auto">
                    <a:xfrm>
                      <a:off x="0" y="0"/>
                      <a:ext cx="179705" cy="16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930234" w14:textId="2CB85314" w:rsidR="00457C79" w:rsidRPr="004A7941" w:rsidRDefault="0B39A83D" w:rsidP="00EA43C6">
      <w:pPr>
        <w:spacing w:line="360" w:lineRule="auto"/>
        <w:jc w:val="both"/>
        <w:rPr>
          <w:rFonts w:cs="Times New Roman"/>
        </w:rPr>
      </w:pPr>
      <w:r w:rsidRPr="0B39A83D">
        <w:rPr>
          <w:rFonts w:cs="Times New Roman"/>
        </w:rPr>
        <w:lastRenderedPageBreak/>
        <w:t>Network analyses were carried out in order to visualize potential interactions, either in the light or in the dark, between the microbes involved in COS fluxes. When observed in the dark, it appeared that microbial communities were represented by several small clusters (Fig.</w:t>
      </w:r>
      <w:ins w:id="161" w:author="Nicolas Fanin" w:date="2020-06-11T14:02:00Z">
        <w:r w:rsidR="00A04154">
          <w:rPr>
            <w:rFonts w:cs="Times New Roman"/>
          </w:rPr>
          <w:t xml:space="preserve"> </w:t>
        </w:r>
      </w:ins>
      <w:r w:rsidRPr="0B39A83D">
        <w:rPr>
          <w:rFonts w:cs="Times New Roman"/>
        </w:rPr>
        <w:t>5a)</w:t>
      </w:r>
      <w:del w:id="162" w:author="Lisa Wingate" w:date="2020-06-10T16:40:00Z">
        <w:r w:rsidR="008053EB" w:rsidRPr="0B39A83D" w:rsidDel="0B39A83D">
          <w:rPr>
            <w:rFonts w:cs="Times New Roman"/>
          </w:rPr>
          <w:delText xml:space="preserve"> </w:delText>
        </w:r>
      </w:del>
      <w:r w:rsidRPr="0B39A83D">
        <w:rPr>
          <w:rFonts w:cs="Times New Roman"/>
        </w:rPr>
        <w:t xml:space="preserve">. First off, it is interesting to notice that the different </w:t>
      </w:r>
      <w:commentRangeStart w:id="163"/>
      <w:r w:rsidRPr="0B39A83D">
        <w:rPr>
          <w:rFonts w:cs="Times New Roman"/>
        </w:rPr>
        <w:t xml:space="preserve">phototroph classes </w:t>
      </w:r>
      <w:commentRangeEnd w:id="163"/>
      <w:r w:rsidR="00A04154">
        <w:rPr>
          <w:rStyle w:val="Marquedecommentaire"/>
          <w:rFonts w:cs="Mangal"/>
        </w:rPr>
        <w:commentReference w:id="163"/>
      </w:r>
      <w:r w:rsidRPr="0B39A83D">
        <w:rPr>
          <w:rFonts w:cs="Times New Roman"/>
        </w:rPr>
        <w:t xml:space="preserve">did not present any negative associations with one another. As such, most of them were located to the outer right side of the figure, and displayed positive associations, not only with other phototrophs, but also with a wide range of fungi and bacteria, such as </w:t>
      </w:r>
      <w:proofErr w:type="spellStart"/>
      <w:r w:rsidRPr="0B39A83D">
        <w:rPr>
          <w:rFonts w:cs="Times New Roman"/>
          <w:i/>
          <w:iCs/>
        </w:rPr>
        <w:t>Neocallimastigomycetes</w:t>
      </w:r>
      <w:proofErr w:type="spellEnd"/>
      <w:r w:rsidRPr="0B39A83D">
        <w:rPr>
          <w:rFonts w:cs="Times New Roman"/>
        </w:rPr>
        <w:t xml:space="preserve"> (</w:t>
      </w:r>
      <w:proofErr w:type="spellStart"/>
      <w:r w:rsidRPr="0B39A83D">
        <w:rPr>
          <w:rFonts w:cs="Times New Roman"/>
        </w:rPr>
        <w:t>Ncl</w:t>
      </w:r>
      <w:proofErr w:type="spellEnd"/>
      <w:r w:rsidRPr="0B39A83D">
        <w:rPr>
          <w:rFonts w:cs="Times New Roman"/>
        </w:rPr>
        <w:t xml:space="preserve">), </w:t>
      </w:r>
      <w:r w:rsidRPr="0B39A83D">
        <w:rPr>
          <w:rFonts w:cs="Times New Roman"/>
          <w:i/>
          <w:iCs/>
        </w:rPr>
        <w:t>Chytridiomycetes</w:t>
      </w:r>
      <w:r w:rsidRPr="0B39A83D">
        <w:rPr>
          <w:rFonts w:cs="Times New Roman"/>
        </w:rPr>
        <w:t xml:space="preserve"> (</w:t>
      </w:r>
      <w:proofErr w:type="spellStart"/>
      <w:r w:rsidRPr="0B39A83D">
        <w:rPr>
          <w:rFonts w:cs="Times New Roman"/>
        </w:rPr>
        <w:t>Chy</w:t>
      </w:r>
      <w:proofErr w:type="spellEnd"/>
      <w:r w:rsidRPr="0B39A83D">
        <w:rPr>
          <w:rFonts w:cs="Times New Roman"/>
        </w:rPr>
        <w:t xml:space="preserve">), </w:t>
      </w:r>
      <w:proofErr w:type="spellStart"/>
      <w:r w:rsidRPr="0B39A83D">
        <w:rPr>
          <w:rFonts w:cs="Times New Roman"/>
          <w:i/>
          <w:iCs/>
        </w:rPr>
        <w:t>Sphingobacteriaa</w:t>
      </w:r>
      <w:proofErr w:type="spellEnd"/>
      <w:r w:rsidRPr="0B39A83D">
        <w:rPr>
          <w:rFonts w:cs="Times New Roman"/>
        </w:rPr>
        <w:t xml:space="preserve"> (</w:t>
      </w:r>
      <w:proofErr w:type="spellStart"/>
      <w:r w:rsidRPr="0B39A83D">
        <w:rPr>
          <w:rFonts w:cs="Times New Roman"/>
        </w:rPr>
        <w:t>Sph</w:t>
      </w:r>
      <w:proofErr w:type="spellEnd"/>
      <w:r w:rsidRPr="0B39A83D">
        <w:rPr>
          <w:rFonts w:cs="Times New Roman"/>
        </w:rPr>
        <w:t xml:space="preserve">) and </w:t>
      </w:r>
      <w:proofErr w:type="spellStart"/>
      <w:r w:rsidRPr="0B39A83D">
        <w:rPr>
          <w:rFonts w:cs="Times New Roman"/>
          <w:i/>
          <w:iCs/>
        </w:rPr>
        <w:t>Betaproteobacteria</w:t>
      </w:r>
      <w:proofErr w:type="spellEnd"/>
      <w:r w:rsidRPr="0B39A83D">
        <w:rPr>
          <w:rFonts w:cs="Times New Roman"/>
        </w:rPr>
        <w:t xml:space="preserve"> (</w:t>
      </w:r>
      <w:proofErr w:type="spellStart"/>
      <w:r w:rsidRPr="0B39A83D">
        <w:rPr>
          <w:rFonts w:cs="Times New Roman"/>
        </w:rPr>
        <w:t>Btp</w:t>
      </w:r>
      <w:proofErr w:type="spellEnd"/>
      <w:r w:rsidRPr="0B39A83D">
        <w:rPr>
          <w:rFonts w:cs="Times New Roman"/>
        </w:rPr>
        <w:t xml:space="preserve">). Two bacterial classes located to the top of the figure, </w:t>
      </w:r>
      <w:proofErr w:type="spellStart"/>
      <w:r w:rsidRPr="0B39A83D">
        <w:rPr>
          <w:rFonts w:cs="Times New Roman"/>
          <w:i/>
          <w:iCs/>
        </w:rPr>
        <w:t>Planctomycetacia</w:t>
      </w:r>
      <w:proofErr w:type="spellEnd"/>
      <w:r w:rsidRPr="0B39A83D">
        <w:rPr>
          <w:rFonts w:cs="Times New Roman"/>
        </w:rPr>
        <w:t xml:space="preserve"> (</w:t>
      </w:r>
      <w:proofErr w:type="spellStart"/>
      <w:r w:rsidRPr="0B39A83D">
        <w:rPr>
          <w:rFonts w:cs="Times New Roman"/>
        </w:rPr>
        <w:t>Plnctmyctc</w:t>
      </w:r>
      <w:proofErr w:type="spellEnd"/>
      <w:r w:rsidRPr="0B39A83D">
        <w:rPr>
          <w:rFonts w:cs="Times New Roman"/>
        </w:rPr>
        <w:t xml:space="preserve">) and </w:t>
      </w:r>
      <w:proofErr w:type="spellStart"/>
      <w:r w:rsidRPr="0B39A83D">
        <w:rPr>
          <w:rFonts w:cs="Times New Roman"/>
          <w:i/>
          <w:iCs/>
        </w:rPr>
        <w:t>Alphaproteobacteria</w:t>
      </w:r>
      <w:proofErr w:type="spellEnd"/>
      <w:r w:rsidRPr="0B39A83D">
        <w:rPr>
          <w:rFonts w:cs="Times New Roman"/>
        </w:rPr>
        <w:t xml:space="preserve"> (Alp) displayed negative associations with </w:t>
      </w:r>
      <w:proofErr w:type="spellStart"/>
      <w:r w:rsidRPr="0B39A83D">
        <w:rPr>
          <w:rFonts w:cs="Times New Roman"/>
          <w:i/>
          <w:iCs/>
        </w:rPr>
        <w:t>Pedinophyceae</w:t>
      </w:r>
      <w:proofErr w:type="spellEnd"/>
      <w:r w:rsidRPr="0B39A83D">
        <w:rPr>
          <w:rFonts w:cs="Times New Roman"/>
        </w:rPr>
        <w:t xml:space="preserve"> (</w:t>
      </w:r>
      <w:proofErr w:type="spellStart"/>
      <w:r w:rsidRPr="0B39A83D">
        <w:rPr>
          <w:rFonts w:cs="Times New Roman"/>
        </w:rPr>
        <w:t>Pdn</w:t>
      </w:r>
      <w:proofErr w:type="spellEnd"/>
      <w:r w:rsidRPr="0B39A83D">
        <w:rPr>
          <w:rFonts w:cs="Times New Roman"/>
        </w:rPr>
        <w:t xml:space="preserve">), </w:t>
      </w:r>
      <w:proofErr w:type="spellStart"/>
      <w:r w:rsidRPr="0B39A83D">
        <w:rPr>
          <w:rFonts w:cs="Times New Roman"/>
          <w:i/>
          <w:iCs/>
        </w:rPr>
        <w:t>Coscinodiscophyceae</w:t>
      </w:r>
      <w:proofErr w:type="spellEnd"/>
      <w:r w:rsidRPr="0B39A83D">
        <w:rPr>
          <w:rFonts w:cs="Times New Roman"/>
        </w:rPr>
        <w:t xml:space="preserve"> (</w:t>
      </w:r>
      <w:proofErr w:type="spellStart"/>
      <w:r w:rsidRPr="0B39A83D">
        <w:rPr>
          <w:rFonts w:cs="Times New Roman"/>
        </w:rPr>
        <w:t>Csc</w:t>
      </w:r>
      <w:proofErr w:type="spellEnd"/>
      <w:r w:rsidRPr="0B39A83D">
        <w:rPr>
          <w:rFonts w:cs="Times New Roman"/>
        </w:rPr>
        <w:t xml:space="preserve">) and </w:t>
      </w:r>
      <w:proofErr w:type="spellStart"/>
      <w:r w:rsidRPr="0B39A83D">
        <w:rPr>
          <w:rFonts w:cs="Times New Roman"/>
          <w:i/>
          <w:iCs/>
        </w:rPr>
        <w:t>Dinophyceae</w:t>
      </w:r>
      <w:proofErr w:type="spellEnd"/>
      <w:r w:rsidRPr="0B39A83D">
        <w:rPr>
          <w:rFonts w:cs="Times New Roman"/>
        </w:rPr>
        <w:t xml:space="preserve"> (</w:t>
      </w:r>
      <w:proofErr w:type="spellStart"/>
      <w:r w:rsidRPr="0B39A83D">
        <w:rPr>
          <w:rFonts w:cs="Times New Roman"/>
        </w:rPr>
        <w:t>Dnp</w:t>
      </w:r>
      <w:proofErr w:type="spellEnd"/>
      <w:r w:rsidRPr="0B39A83D">
        <w:rPr>
          <w:rFonts w:cs="Times New Roman"/>
        </w:rPr>
        <w:t xml:space="preserve">), three algal classes. On the other hand, the algal class </w:t>
      </w:r>
      <w:proofErr w:type="spellStart"/>
      <w:r w:rsidRPr="0B39A83D">
        <w:rPr>
          <w:rFonts w:cs="Times New Roman"/>
          <w:i/>
          <w:iCs/>
        </w:rPr>
        <w:t>Ulvophyceae</w:t>
      </w:r>
      <w:proofErr w:type="spellEnd"/>
      <w:r w:rsidRPr="0B39A83D">
        <w:rPr>
          <w:rFonts w:cs="Times New Roman"/>
        </w:rPr>
        <w:t xml:space="preserve"> (</w:t>
      </w:r>
      <w:proofErr w:type="spellStart"/>
      <w:r w:rsidRPr="0B39A83D">
        <w:rPr>
          <w:rFonts w:cs="Times New Roman"/>
        </w:rPr>
        <w:t>Ulv</w:t>
      </w:r>
      <w:proofErr w:type="spellEnd"/>
      <w:r w:rsidRPr="0B39A83D">
        <w:rPr>
          <w:rFonts w:cs="Times New Roman"/>
        </w:rPr>
        <w:t xml:space="preserve">), </w:t>
      </w:r>
      <w:proofErr w:type="spellStart"/>
      <w:r w:rsidRPr="0B39A83D">
        <w:rPr>
          <w:rFonts w:cs="Times New Roman"/>
        </w:rPr>
        <w:t>centered</w:t>
      </w:r>
      <w:proofErr w:type="spellEnd"/>
      <w:r w:rsidRPr="0B39A83D">
        <w:rPr>
          <w:rFonts w:cs="Times New Roman"/>
        </w:rPr>
        <w:t xml:space="preserve"> </w:t>
      </w:r>
      <w:proofErr w:type="gramStart"/>
      <w:r w:rsidRPr="0B39A83D">
        <w:rPr>
          <w:rFonts w:cs="Times New Roman"/>
        </w:rPr>
        <w:t>around</w:t>
      </w:r>
      <w:proofErr w:type="gramEnd"/>
      <w:r w:rsidRPr="0B39A83D">
        <w:rPr>
          <w:rFonts w:cs="Times New Roman"/>
        </w:rPr>
        <w:t xml:space="preserve"> the middle of the figure, displayed positive associations with other phototrophic classes, but also with two fungi, </w:t>
      </w:r>
      <w:r w:rsidRPr="0B39A83D">
        <w:rPr>
          <w:rFonts w:cs="Times New Roman"/>
          <w:i/>
          <w:iCs/>
        </w:rPr>
        <w:t>Sordariomycetes</w:t>
      </w:r>
      <w:r w:rsidRPr="0B39A83D">
        <w:rPr>
          <w:rFonts w:cs="Times New Roman"/>
        </w:rPr>
        <w:t xml:space="preserve"> (</w:t>
      </w:r>
      <w:proofErr w:type="spellStart"/>
      <w:r w:rsidRPr="0B39A83D">
        <w:rPr>
          <w:rFonts w:cs="Times New Roman"/>
        </w:rPr>
        <w:t>Srd</w:t>
      </w:r>
      <w:proofErr w:type="spellEnd"/>
      <w:r w:rsidRPr="0B39A83D">
        <w:rPr>
          <w:rFonts w:cs="Times New Roman"/>
        </w:rPr>
        <w:t xml:space="preserve">) and </w:t>
      </w:r>
      <w:r w:rsidRPr="0B39A83D">
        <w:rPr>
          <w:rFonts w:cs="Times New Roman"/>
          <w:i/>
          <w:iCs/>
        </w:rPr>
        <w:t>Exobasidiomycetes</w:t>
      </w:r>
      <w:r w:rsidRPr="0B39A83D">
        <w:rPr>
          <w:rFonts w:cs="Times New Roman"/>
        </w:rPr>
        <w:t xml:space="preserve"> (</w:t>
      </w:r>
      <w:proofErr w:type="spellStart"/>
      <w:r w:rsidRPr="0B39A83D">
        <w:rPr>
          <w:rFonts w:cs="Times New Roman"/>
        </w:rPr>
        <w:t>Exb</w:t>
      </w:r>
      <w:proofErr w:type="spellEnd"/>
      <w:r w:rsidRPr="0B39A83D">
        <w:rPr>
          <w:rFonts w:cs="Times New Roman"/>
        </w:rPr>
        <w:t>).</w:t>
      </w:r>
    </w:p>
    <w:p w14:paraId="23B8C1EB" w14:textId="1CA4B48E" w:rsidR="00391754" w:rsidRDefault="00457C79" w:rsidP="00E16578">
      <w:pPr>
        <w:spacing w:line="360" w:lineRule="auto"/>
        <w:ind w:firstLine="709"/>
        <w:jc w:val="both"/>
        <w:rPr>
          <w:rFonts w:cs="Times New Roman"/>
        </w:rPr>
      </w:pPr>
      <w:r>
        <w:rPr>
          <w:rFonts w:cs="Times New Roman"/>
        </w:rPr>
        <w:t xml:space="preserve">When observed in the light, </w:t>
      </w:r>
      <w:r w:rsidR="0052582B">
        <w:rPr>
          <w:rFonts w:cs="Times New Roman"/>
        </w:rPr>
        <w:t xml:space="preserve">soil </w:t>
      </w:r>
      <w:r>
        <w:rPr>
          <w:rFonts w:cs="Times New Roman"/>
        </w:rPr>
        <w:t>microbial communiti</w:t>
      </w:r>
      <w:r w:rsidR="007B6877">
        <w:rPr>
          <w:rFonts w:cs="Times New Roman"/>
        </w:rPr>
        <w:t xml:space="preserve">es </w:t>
      </w:r>
      <w:r w:rsidR="0052582B">
        <w:rPr>
          <w:rFonts w:cs="Times New Roman"/>
        </w:rPr>
        <w:t>displayed</w:t>
      </w:r>
      <w:r w:rsidR="007B6877">
        <w:rPr>
          <w:rFonts w:cs="Times New Roman"/>
        </w:rPr>
        <w:t xml:space="preserve"> </w:t>
      </w:r>
      <w:r>
        <w:rPr>
          <w:rFonts w:cs="Times New Roman"/>
        </w:rPr>
        <w:t>even more clustered association patterns</w:t>
      </w:r>
      <w:r w:rsidR="00A86654">
        <w:rPr>
          <w:rFonts w:cs="Times New Roman"/>
        </w:rPr>
        <w:t xml:space="preserve"> (</w:t>
      </w:r>
      <w:proofErr w:type="spellStart"/>
      <w:r w:rsidR="00A86654">
        <w:rPr>
          <w:rFonts w:cs="Times New Roman"/>
        </w:rPr>
        <w:t>avgCC</w:t>
      </w:r>
      <w:proofErr w:type="spellEnd"/>
      <w:r w:rsidR="00A86654">
        <w:rPr>
          <w:rFonts w:cs="Times New Roman"/>
        </w:rPr>
        <w:t xml:space="preserve"> of 0.58 in the light compared to 0.45 in the dark)</w:t>
      </w:r>
      <w:r>
        <w:rPr>
          <w:rFonts w:cs="Times New Roman"/>
        </w:rPr>
        <w:t xml:space="preserve">. </w:t>
      </w:r>
      <w:r w:rsidR="007B6877">
        <w:rPr>
          <w:rFonts w:cs="Times New Roman"/>
        </w:rPr>
        <w:t xml:space="preserve">Four main clusters were displayed, and they each presented negative associations with </w:t>
      </w:r>
      <w:r w:rsidR="0052582B">
        <w:rPr>
          <w:rFonts w:cs="Times New Roman"/>
        </w:rPr>
        <w:t>opposing clusters located on</w:t>
      </w:r>
      <w:r w:rsidR="007B6877">
        <w:rPr>
          <w:rFonts w:cs="Times New Roman"/>
        </w:rPr>
        <w:t xml:space="preserve"> the other side of the figure. </w:t>
      </w:r>
      <w:r w:rsidR="008525B4">
        <w:rPr>
          <w:rFonts w:cs="Times New Roman"/>
        </w:rPr>
        <w:t xml:space="preserve">While bacteria were predominant on the </w:t>
      </w:r>
      <w:r w:rsidR="001C30F9">
        <w:rPr>
          <w:rFonts w:cs="Times New Roman"/>
        </w:rPr>
        <w:t>bottom and left</w:t>
      </w:r>
      <w:r w:rsidR="008525B4">
        <w:rPr>
          <w:rFonts w:cs="Times New Roman"/>
        </w:rPr>
        <w:t xml:space="preserve"> of the figure, most algae classes were concentrated toward the</w:t>
      </w:r>
      <w:r w:rsidR="00A86654">
        <w:rPr>
          <w:rFonts w:cs="Times New Roman"/>
        </w:rPr>
        <w:t xml:space="preserve"> upper and</w:t>
      </w:r>
      <w:r w:rsidR="008525B4">
        <w:rPr>
          <w:rFonts w:cs="Times New Roman"/>
        </w:rPr>
        <w:t xml:space="preserve"> </w:t>
      </w:r>
      <w:r w:rsidR="001C30F9">
        <w:rPr>
          <w:rFonts w:cs="Times New Roman"/>
        </w:rPr>
        <w:t>right</w:t>
      </w:r>
      <w:r w:rsidR="008525B4">
        <w:rPr>
          <w:rFonts w:cs="Times New Roman"/>
        </w:rPr>
        <w:t xml:space="preserve"> </w:t>
      </w:r>
      <w:r w:rsidR="00A86654">
        <w:rPr>
          <w:rFonts w:cs="Times New Roman"/>
        </w:rPr>
        <w:t xml:space="preserve">side </w:t>
      </w:r>
      <w:r w:rsidR="008525B4">
        <w:rPr>
          <w:rFonts w:cs="Times New Roman"/>
        </w:rPr>
        <w:t xml:space="preserve">and displayed many positive associations </w:t>
      </w:r>
      <w:r w:rsidR="008D4D92">
        <w:rPr>
          <w:rFonts w:cs="Times New Roman"/>
        </w:rPr>
        <w:t xml:space="preserve">with other fungi and bacteria, such as </w:t>
      </w:r>
      <w:r w:rsidR="008D4D92">
        <w:rPr>
          <w:rFonts w:cs="Times New Roman"/>
          <w:i/>
          <w:iCs/>
        </w:rPr>
        <w:t>Chytridiomycetes</w:t>
      </w:r>
      <w:r w:rsidR="00A86654">
        <w:rPr>
          <w:rFonts w:cs="Times New Roman"/>
        </w:rPr>
        <w:t xml:space="preserve"> (</w:t>
      </w:r>
      <w:proofErr w:type="spellStart"/>
      <w:r w:rsidR="00A86654">
        <w:rPr>
          <w:rFonts w:cs="Times New Roman"/>
        </w:rPr>
        <w:t>Chy</w:t>
      </w:r>
      <w:proofErr w:type="spellEnd"/>
      <w:r w:rsidR="00A86654">
        <w:rPr>
          <w:rFonts w:cs="Times New Roman"/>
        </w:rPr>
        <w:t>)</w:t>
      </w:r>
      <w:r w:rsidR="008D4D92">
        <w:rPr>
          <w:rFonts w:cs="Times New Roman"/>
        </w:rPr>
        <w:t xml:space="preserve">, </w:t>
      </w:r>
      <w:r w:rsidR="008D4D92">
        <w:rPr>
          <w:rFonts w:cs="Times New Roman"/>
          <w:i/>
          <w:iCs/>
        </w:rPr>
        <w:t>Sordariomycetes</w:t>
      </w:r>
      <w:r w:rsidR="00A86654">
        <w:rPr>
          <w:rFonts w:cs="Times New Roman"/>
        </w:rPr>
        <w:t xml:space="preserve"> (</w:t>
      </w:r>
      <w:proofErr w:type="spellStart"/>
      <w:r w:rsidR="00A86654">
        <w:rPr>
          <w:rFonts w:cs="Times New Roman"/>
        </w:rPr>
        <w:t>Srd</w:t>
      </w:r>
      <w:proofErr w:type="spellEnd"/>
      <w:r w:rsidR="00A86654">
        <w:rPr>
          <w:rFonts w:cs="Times New Roman"/>
        </w:rPr>
        <w:t>)</w:t>
      </w:r>
      <w:r w:rsidR="008D4D92">
        <w:rPr>
          <w:rFonts w:cs="Times New Roman"/>
        </w:rPr>
        <w:t xml:space="preserve"> and </w:t>
      </w:r>
      <w:proofErr w:type="spellStart"/>
      <w:r w:rsidR="008D4D92">
        <w:rPr>
          <w:rFonts w:cs="Times New Roman"/>
          <w:i/>
          <w:iCs/>
        </w:rPr>
        <w:t>Gemmatimonadetes</w:t>
      </w:r>
      <w:proofErr w:type="spellEnd"/>
      <w:r w:rsidR="00A86654">
        <w:rPr>
          <w:rFonts w:cs="Times New Roman"/>
          <w:i/>
          <w:iCs/>
        </w:rPr>
        <w:t xml:space="preserve"> </w:t>
      </w:r>
      <w:r w:rsidR="00A86654">
        <w:rPr>
          <w:rFonts w:cs="Times New Roman"/>
        </w:rPr>
        <w:t>(</w:t>
      </w:r>
      <w:proofErr w:type="spellStart"/>
      <w:r w:rsidR="00A86654">
        <w:rPr>
          <w:rFonts w:cs="Times New Roman"/>
        </w:rPr>
        <w:t>Gmm</w:t>
      </w:r>
      <w:proofErr w:type="spellEnd"/>
      <w:r w:rsidR="00A86654">
        <w:rPr>
          <w:rFonts w:cs="Times New Roman"/>
        </w:rPr>
        <w:t>)</w:t>
      </w:r>
      <w:r w:rsidR="008D4D92">
        <w:rPr>
          <w:rFonts w:cs="Times New Roman"/>
        </w:rPr>
        <w:t xml:space="preserve">. On the other hand, </w:t>
      </w:r>
      <w:r w:rsidR="008D4D92">
        <w:rPr>
          <w:rFonts w:cs="Times New Roman"/>
          <w:i/>
          <w:iCs/>
        </w:rPr>
        <w:t>Leotiomycetes</w:t>
      </w:r>
      <w:r w:rsidR="00A86654">
        <w:rPr>
          <w:rFonts w:cs="Times New Roman"/>
        </w:rPr>
        <w:t xml:space="preserve"> (</w:t>
      </w:r>
      <w:proofErr w:type="spellStart"/>
      <w:r w:rsidR="00A86654">
        <w:rPr>
          <w:rFonts w:cs="Times New Roman"/>
        </w:rPr>
        <w:t>Ltm</w:t>
      </w:r>
      <w:proofErr w:type="spellEnd"/>
      <w:r w:rsidR="00A86654">
        <w:rPr>
          <w:rFonts w:cs="Times New Roman"/>
        </w:rPr>
        <w:t>)</w:t>
      </w:r>
      <w:r w:rsidR="008D4D92">
        <w:rPr>
          <w:rFonts w:cs="Times New Roman"/>
          <w:i/>
          <w:iCs/>
        </w:rPr>
        <w:t xml:space="preserve"> </w:t>
      </w:r>
      <w:r w:rsidR="008D4D92">
        <w:rPr>
          <w:rFonts w:cs="Times New Roman"/>
        </w:rPr>
        <w:t xml:space="preserve">and </w:t>
      </w:r>
      <w:proofErr w:type="spellStart"/>
      <w:r w:rsidR="008D4D92" w:rsidRPr="008D4D92">
        <w:rPr>
          <w:rFonts w:cs="Times New Roman"/>
          <w:i/>
          <w:iCs/>
        </w:rPr>
        <w:t>Chrysophyceae</w:t>
      </w:r>
      <w:proofErr w:type="spellEnd"/>
      <w:r w:rsidR="00A86654">
        <w:rPr>
          <w:rFonts w:cs="Times New Roman"/>
        </w:rPr>
        <w:t xml:space="preserve"> (</w:t>
      </w:r>
      <w:proofErr w:type="spellStart"/>
      <w:r w:rsidR="00A86654">
        <w:rPr>
          <w:rFonts w:cs="Times New Roman"/>
        </w:rPr>
        <w:t>Chr</w:t>
      </w:r>
      <w:proofErr w:type="spellEnd"/>
      <w:r w:rsidR="00A86654">
        <w:rPr>
          <w:rFonts w:cs="Times New Roman"/>
        </w:rPr>
        <w:t>)</w:t>
      </w:r>
      <w:r w:rsidR="008D4D92">
        <w:rPr>
          <w:rFonts w:cs="Times New Roman"/>
          <w:i/>
          <w:iCs/>
        </w:rPr>
        <w:t xml:space="preserve">, </w:t>
      </w:r>
      <w:r w:rsidR="00A86654">
        <w:rPr>
          <w:rFonts w:cs="Times New Roman"/>
        </w:rPr>
        <w:t>two classes that were strongly correlated</w:t>
      </w:r>
      <w:r w:rsidR="008D4D92">
        <w:rPr>
          <w:rFonts w:cs="Times New Roman"/>
        </w:rPr>
        <w:t xml:space="preserve"> with COS fluxes in the light, were positioned on the </w:t>
      </w:r>
      <w:r w:rsidR="00A86654">
        <w:rPr>
          <w:rFonts w:cs="Times New Roman"/>
        </w:rPr>
        <w:t>bottom</w:t>
      </w:r>
      <w:r w:rsidR="008D4D92">
        <w:rPr>
          <w:rFonts w:cs="Times New Roman"/>
        </w:rPr>
        <w:t xml:space="preserve"> of the figure, a</w:t>
      </w:r>
      <w:r w:rsidR="00A86654">
        <w:rPr>
          <w:rFonts w:cs="Times New Roman"/>
        </w:rPr>
        <w:t>n area</w:t>
      </w:r>
      <w:r w:rsidR="008D4D92">
        <w:rPr>
          <w:rFonts w:cs="Times New Roman"/>
        </w:rPr>
        <w:t xml:space="preserve"> dominated by bacteria. As such, these two classes were negatively associated with </w:t>
      </w:r>
      <w:proofErr w:type="spellStart"/>
      <w:r w:rsidR="008D4D92">
        <w:rPr>
          <w:rFonts w:cs="Times New Roman"/>
          <w:i/>
          <w:iCs/>
        </w:rPr>
        <w:t>Pedinophyceae</w:t>
      </w:r>
      <w:proofErr w:type="spellEnd"/>
      <w:r w:rsidR="00A86654">
        <w:rPr>
          <w:rFonts w:cs="Times New Roman"/>
        </w:rPr>
        <w:t xml:space="preserve"> (</w:t>
      </w:r>
      <w:proofErr w:type="spellStart"/>
      <w:r w:rsidR="00A86654">
        <w:rPr>
          <w:rFonts w:cs="Times New Roman"/>
        </w:rPr>
        <w:t>Pdn</w:t>
      </w:r>
      <w:proofErr w:type="spellEnd"/>
      <w:r w:rsidR="00A86654">
        <w:rPr>
          <w:rFonts w:cs="Times New Roman"/>
        </w:rPr>
        <w:t>)</w:t>
      </w:r>
      <w:r w:rsidR="008D4D92">
        <w:rPr>
          <w:rFonts w:cs="Times New Roman"/>
        </w:rPr>
        <w:t xml:space="preserve">, </w:t>
      </w:r>
      <w:proofErr w:type="spellStart"/>
      <w:r w:rsidR="008D4D92">
        <w:rPr>
          <w:rFonts w:cs="Times New Roman"/>
          <w:i/>
          <w:iCs/>
        </w:rPr>
        <w:t>Ulvophyceae</w:t>
      </w:r>
      <w:proofErr w:type="spellEnd"/>
      <w:r w:rsidR="00A86654">
        <w:rPr>
          <w:rFonts w:cs="Times New Roman"/>
          <w:i/>
          <w:iCs/>
        </w:rPr>
        <w:t xml:space="preserve"> </w:t>
      </w:r>
      <w:r w:rsidR="00A86654">
        <w:rPr>
          <w:rFonts w:cs="Times New Roman"/>
        </w:rPr>
        <w:t>(</w:t>
      </w:r>
      <w:proofErr w:type="spellStart"/>
      <w:r w:rsidR="00A86654">
        <w:rPr>
          <w:rFonts w:cs="Times New Roman"/>
        </w:rPr>
        <w:t>Ulv</w:t>
      </w:r>
      <w:proofErr w:type="spellEnd"/>
      <w:r w:rsidR="00A86654">
        <w:rPr>
          <w:rFonts w:cs="Times New Roman"/>
        </w:rPr>
        <w:t>)</w:t>
      </w:r>
      <w:r w:rsidR="008D4D92">
        <w:rPr>
          <w:rFonts w:cs="Times New Roman"/>
        </w:rPr>
        <w:t xml:space="preserve"> and </w:t>
      </w:r>
      <w:r w:rsidR="008D4D92">
        <w:rPr>
          <w:rFonts w:cs="Times New Roman"/>
          <w:i/>
          <w:iCs/>
        </w:rPr>
        <w:t>Chytridiomycetes</w:t>
      </w:r>
      <w:r w:rsidR="00A86654">
        <w:rPr>
          <w:rFonts w:cs="Times New Roman"/>
        </w:rPr>
        <w:t xml:space="preserve"> (</w:t>
      </w:r>
      <w:proofErr w:type="spellStart"/>
      <w:r w:rsidR="00A86654">
        <w:rPr>
          <w:rFonts w:cs="Times New Roman"/>
        </w:rPr>
        <w:t>Chy</w:t>
      </w:r>
      <w:proofErr w:type="spellEnd"/>
      <w:r w:rsidR="00A86654">
        <w:rPr>
          <w:rFonts w:cs="Times New Roman"/>
        </w:rPr>
        <w:t>)</w:t>
      </w:r>
      <w:r w:rsidR="008D4D92">
        <w:rPr>
          <w:rFonts w:cs="Times New Roman"/>
        </w:rPr>
        <w:t xml:space="preserve">. </w:t>
      </w:r>
    </w:p>
    <w:p w14:paraId="2EDE4A1B" w14:textId="20CDCC12" w:rsidR="008D4D92" w:rsidRDefault="008D4D92" w:rsidP="008525B4">
      <w:pPr>
        <w:spacing w:line="360" w:lineRule="auto"/>
        <w:jc w:val="both"/>
        <w:rPr>
          <w:rFonts w:cs="Times New Roman"/>
        </w:rPr>
      </w:pPr>
    </w:p>
    <w:p w14:paraId="121A9559" w14:textId="26330EDE" w:rsidR="008D4D92" w:rsidRDefault="008D4D92" w:rsidP="00FC486D">
      <w:pPr>
        <w:pStyle w:val="Titre1"/>
      </w:pPr>
      <w:bookmarkStart w:id="164" w:name="_Toc42400682"/>
      <w:proofErr w:type="gramStart"/>
      <w:r w:rsidRPr="008D4D92">
        <w:t>Discussion</w:t>
      </w:r>
      <w:r>
        <w:t xml:space="preserve"> :</w:t>
      </w:r>
      <w:bookmarkEnd w:id="164"/>
      <w:proofErr w:type="gramEnd"/>
      <w:r>
        <w:t xml:space="preserve"> </w:t>
      </w:r>
    </w:p>
    <w:p w14:paraId="0FCE1000" w14:textId="1AA112D7" w:rsidR="008D4D92" w:rsidDel="00A04154" w:rsidRDefault="008D4D92" w:rsidP="008525B4">
      <w:pPr>
        <w:spacing w:line="360" w:lineRule="auto"/>
        <w:jc w:val="both"/>
        <w:rPr>
          <w:del w:id="165" w:author="Nicolas Fanin" w:date="2020-06-11T14:03:00Z"/>
          <w:rFonts w:cs="Times New Roman"/>
          <w:b/>
          <w:bCs/>
        </w:rPr>
      </w:pPr>
    </w:p>
    <w:p w14:paraId="4DCB9B44" w14:textId="661F1255" w:rsidR="008D4D92" w:rsidRPr="00474942" w:rsidRDefault="0B39A83D" w:rsidP="008525B4">
      <w:pPr>
        <w:spacing w:line="360" w:lineRule="auto"/>
        <w:jc w:val="both"/>
        <w:rPr>
          <w:rFonts w:cs="Times New Roman"/>
        </w:rPr>
      </w:pPr>
      <w:r w:rsidRPr="0B39A83D">
        <w:rPr>
          <w:rFonts w:cs="Times New Roman"/>
        </w:rPr>
        <w:t>By implementing a soil incubation and gas measurement experiment coupled with the use of high-throughput sequencing tools, we explored the effects of soil type, light and their interaction on microbial community composition, as well as its regulative role on COS fluxes. We tested three hypotheses</w:t>
      </w:r>
      <w:del w:id="166" w:author="Lisa Wingate" w:date="2020-06-10T16:43:00Z">
        <w:r w:rsidR="00EE40BC" w:rsidRPr="0B39A83D" w:rsidDel="0B39A83D">
          <w:rPr>
            <w:rFonts w:cs="Times New Roman"/>
          </w:rPr>
          <w:delText xml:space="preserve"> </w:delText>
        </w:r>
      </w:del>
      <w:r w:rsidRPr="0B39A83D">
        <w:rPr>
          <w:rFonts w:cs="Times New Roman"/>
        </w:rPr>
        <w:t>: phototroph</w:t>
      </w:r>
      <w:del w:id="167" w:author="Lisa Wingate" w:date="2020-06-10T16:43:00Z">
        <w:r w:rsidR="00EE40BC" w:rsidRPr="0B39A83D" w:rsidDel="0B39A83D">
          <w:rPr>
            <w:rFonts w:cs="Times New Roman"/>
          </w:rPr>
          <w:delText>s</w:delText>
        </w:r>
      </w:del>
      <w:r w:rsidRPr="0B39A83D">
        <w:rPr>
          <w:rFonts w:cs="Times New Roman"/>
        </w:rPr>
        <w:t xml:space="preserve"> community composition would change in light-conditions compared with dark-conditions (H1), these changes would influence heterotrophic  microbial composition in return (H2) and specific microbial classes would be linked to </w:t>
      </w:r>
      <w:r w:rsidRPr="0B39A83D">
        <w:rPr>
          <w:rFonts w:cs="Times New Roman"/>
        </w:rPr>
        <w:lastRenderedPageBreak/>
        <w:t>variations in COS fluxes (H3). Our results supported all three hypotheses, hence demonstrating that light can have both direct (on phototrophs) and indirect effects (on bacteria and fungi) on soil microbial communit</w:t>
      </w:r>
      <w:ins w:id="168" w:author="Lisa Wingate" w:date="2020-06-10T16:44:00Z">
        <w:r w:rsidRPr="0B39A83D">
          <w:rPr>
            <w:rFonts w:cs="Times New Roman"/>
          </w:rPr>
          <w:t>ies</w:t>
        </w:r>
      </w:ins>
      <w:del w:id="169" w:author="Lisa Wingate" w:date="2020-06-10T16:44:00Z">
        <w:r w:rsidR="00EE40BC" w:rsidRPr="0B39A83D" w:rsidDel="0B39A83D">
          <w:rPr>
            <w:rFonts w:cs="Times New Roman"/>
          </w:rPr>
          <w:delText>y</w:delText>
        </w:r>
      </w:del>
      <w:r w:rsidRPr="0B39A83D">
        <w:rPr>
          <w:rFonts w:cs="Times New Roman"/>
        </w:rPr>
        <w:t xml:space="preserve">. </w:t>
      </w:r>
    </w:p>
    <w:p w14:paraId="735E782C" w14:textId="0A351331" w:rsidR="00EE40BC" w:rsidRDefault="00EE40BC" w:rsidP="008525B4">
      <w:pPr>
        <w:spacing w:line="360" w:lineRule="auto"/>
        <w:jc w:val="both"/>
        <w:rPr>
          <w:rFonts w:cs="Times New Roman"/>
        </w:rPr>
      </w:pPr>
    </w:p>
    <w:p w14:paraId="312E0529" w14:textId="64A293FA" w:rsidR="00EE40BC" w:rsidRDefault="006A5691" w:rsidP="00FC486D">
      <w:pPr>
        <w:pStyle w:val="Titre2"/>
      </w:pPr>
      <w:bookmarkStart w:id="170" w:name="_Toc42400683"/>
      <w:r w:rsidRPr="006A5691">
        <w:t>Effect of light on photoautotroph community composition</w:t>
      </w:r>
      <w:bookmarkEnd w:id="170"/>
    </w:p>
    <w:p w14:paraId="29534945" w14:textId="16A8320F" w:rsidR="004A7941" w:rsidRDefault="006A5691" w:rsidP="008525B4">
      <w:pPr>
        <w:spacing w:line="360" w:lineRule="auto"/>
        <w:jc w:val="both"/>
        <w:rPr>
          <w:rFonts w:cs="Times New Roman"/>
        </w:rPr>
      </w:pPr>
      <w:r>
        <w:rPr>
          <w:rFonts w:cs="Times New Roman"/>
          <w:color w:val="222222"/>
        </w:rPr>
        <w:t xml:space="preserve">In accordance with our first hypothesis, light </w:t>
      </w:r>
      <w:r w:rsidR="00A70587">
        <w:rPr>
          <w:rFonts w:cs="Times New Roman"/>
          <w:color w:val="222222"/>
        </w:rPr>
        <w:t>had</w:t>
      </w:r>
      <w:r>
        <w:rPr>
          <w:rFonts w:cs="Times New Roman"/>
          <w:color w:val="222222"/>
        </w:rPr>
        <w:t xml:space="preserve"> a significant effect on photoautotroph </w:t>
      </w:r>
      <w:r w:rsidR="00A70587">
        <w:rPr>
          <w:rFonts w:cs="Times New Roman"/>
          <w:color w:val="222222"/>
        </w:rPr>
        <w:t>community composition</w:t>
      </w:r>
      <w:r w:rsidR="00932314">
        <w:rPr>
          <w:rFonts w:cs="Times New Roman"/>
          <w:color w:val="222222"/>
        </w:rPr>
        <w:t xml:space="preserve"> in all soil types</w:t>
      </w:r>
      <w:r w:rsidR="00A70587">
        <w:rPr>
          <w:rFonts w:cs="Times New Roman"/>
          <w:color w:val="222222"/>
        </w:rPr>
        <w:t xml:space="preserve"> </w:t>
      </w:r>
      <w:r w:rsidR="00A70587">
        <w:rPr>
          <w:rFonts w:cs="Times New Roman"/>
        </w:rPr>
        <w:t xml:space="preserve">(Appendix 1, </w:t>
      </w:r>
      <w:r w:rsidR="008901DD">
        <w:rPr>
          <w:rFonts w:cs="Times New Roman"/>
        </w:rPr>
        <w:t>Table 2</w:t>
      </w:r>
      <w:r w:rsidR="00A70587">
        <w:rPr>
          <w:rFonts w:cs="Times New Roman"/>
        </w:rPr>
        <w:t xml:space="preserve">). </w:t>
      </w:r>
      <w:r w:rsidR="00C056D5">
        <w:rPr>
          <w:rFonts w:cs="Times New Roman"/>
        </w:rPr>
        <w:t>However, the weight of this effect varied across soil types</w:t>
      </w:r>
      <w:r w:rsidR="00BA14A1">
        <w:rPr>
          <w:rFonts w:cs="Times New Roman"/>
        </w:rPr>
        <w:t xml:space="preserve"> (Fig.</w:t>
      </w:r>
      <w:r w:rsidR="00C92D09">
        <w:rPr>
          <w:rFonts w:cs="Times New Roman"/>
        </w:rPr>
        <w:t xml:space="preserve"> </w:t>
      </w:r>
      <w:r w:rsidR="00BA14A1">
        <w:rPr>
          <w:rFonts w:cs="Times New Roman"/>
        </w:rPr>
        <w:t xml:space="preserve">3a) and, as such, light was shown as the dominant factor in </w:t>
      </w:r>
      <w:r w:rsidR="00932314">
        <w:rPr>
          <w:rFonts w:cs="Times New Roman"/>
        </w:rPr>
        <w:t xml:space="preserve">only </w:t>
      </w:r>
      <w:r w:rsidR="00BA14A1">
        <w:rPr>
          <w:rFonts w:cs="Times New Roman"/>
        </w:rPr>
        <w:t xml:space="preserve">two soils out of four </w:t>
      </w:r>
      <w:r w:rsidR="00932314">
        <w:rPr>
          <w:rFonts w:cs="Times New Roman"/>
        </w:rPr>
        <w:t>(</w:t>
      </w:r>
      <w:r w:rsidR="00BA14A1">
        <w:rPr>
          <w:rFonts w:cs="Times New Roman"/>
        </w:rPr>
        <w:t>DBZ and TL</w:t>
      </w:r>
      <w:r w:rsidR="00473BEC">
        <w:rPr>
          <w:rFonts w:cs="Times New Roman"/>
        </w:rPr>
        <w:t>)</w:t>
      </w:r>
      <w:r w:rsidR="00BA14A1">
        <w:rPr>
          <w:rFonts w:cs="Times New Roman"/>
        </w:rPr>
        <w:t xml:space="preserve">. </w:t>
      </w:r>
      <w:r w:rsidR="002320C5">
        <w:rPr>
          <w:rFonts w:cs="Times New Roman"/>
        </w:rPr>
        <w:t xml:space="preserve">In these two soils, we found an increase in the relative abundance of </w:t>
      </w:r>
      <w:proofErr w:type="spellStart"/>
      <w:r w:rsidR="002320C5" w:rsidRPr="0B39A83D">
        <w:rPr>
          <w:rFonts w:cs="Times New Roman"/>
          <w:i/>
          <w:iCs/>
        </w:rPr>
        <w:t>Trebouxiophyceae</w:t>
      </w:r>
      <w:proofErr w:type="spellEnd"/>
      <w:r w:rsidR="002320C5">
        <w:rPr>
          <w:rFonts w:cs="Times New Roman"/>
        </w:rPr>
        <w:t xml:space="preserve">, </w:t>
      </w:r>
      <w:proofErr w:type="spellStart"/>
      <w:r w:rsidR="002320C5" w:rsidRPr="0B39A83D">
        <w:rPr>
          <w:rFonts w:cs="Times New Roman"/>
          <w:i/>
          <w:iCs/>
        </w:rPr>
        <w:t>Xanthophyceae</w:t>
      </w:r>
      <w:proofErr w:type="spellEnd"/>
      <w:r w:rsidR="002320C5">
        <w:rPr>
          <w:rFonts w:cs="Times New Roman"/>
        </w:rPr>
        <w:t xml:space="preserve">, </w:t>
      </w:r>
      <w:proofErr w:type="spellStart"/>
      <w:r w:rsidR="002320C5" w:rsidRPr="0B39A83D">
        <w:rPr>
          <w:rFonts w:cs="Times New Roman"/>
          <w:i/>
          <w:iCs/>
        </w:rPr>
        <w:t>Chlorophyceae</w:t>
      </w:r>
      <w:proofErr w:type="spellEnd"/>
      <w:r w:rsidR="002320C5">
        <w:rPr>
          <w:rFonts w:cs="Times New Roman"/>
        </w:rPr>
        <w:t xml:space="preserve"> and </w:t>
      </w:r>
      <w:proofErr w:type="spellStart"/>
      <w:r w:rsidR="002320C5" w:rsidRPr="0B39A83D">
        <w:rPr>
          <w:rFonts w:cs="Times New Roman"/>
          <w:i/>
          <w:iCs/>
        </w:rPr>
        <w:t>Bacillariophyceae</w:t>
      </w:r>
      <w:proofErr w:type="spellEnd"/>
      <w:r w:rsidR="002320C5" w:rsidRPr="0B39A83D">
        <w:rPr>
          <w:rFonts w:cs="Times New Roman"/>
          <w:i/>
          <w:iCs/>
        </w:rPr>
        <w:t xml:space="preserve"> </w:t>
      </w:r>
      <w:r w:rsidR="002320C5">
        <w:rPr>
          <w:rFonts w:cs="Times New Roman"/>
        </w:rPr>
        <w:t>(i.e., diatoms)</w:t>
      </w:r>
      <w:r w:rsidR="00473BEC">
        <w:rPr>
          <w:rFonts w:cs="Times New Roman"/>
        </w:rPr>
        <w:t xml:space="preserve"> with light</w:t>
      </w:r>
      <w:r w:rsidR="002320C5">
        <w:rPr>
          <w:rFonts w:cs="Times New Roman"/>
        </w:rPr>
        <w:t xml:space="preserve">, as </w:t>
      </w:r>
      <w:r w:rsidR="004A7941">
        <w:rPr>
          <w:rFonts w:cs="Times New Roman"/>
        </w:rPr>
        <w:t xml:space="preserve">together </w:t>
      </w:r>
      <w:r w:rsidR="002320C5">
        <w:rPr>
          <w:rFonts w:cs="Times New Roman"/>
        </w:rPr>
        <w:t xml:space="preserve">they accounted for more than 75% of the communities in term of </w:t>
      </w:r>
      <w:r w:rsidR="00907E9E">
        <w:rPr>
          <w:rFonts w:cs="Times New Roman"/>
        </w:rPr>
        <w:t>estimated relative abundance</w:t>
      </w:r>
      <w:r w:rsidR="002320C5">
        <w:rPr>
          <w:rFonts w:cs="Times New Roman"/>
        </w:rPr>
        <w:t>.</w:t>
      </w:r>
      <w:r w:rsidR="00473BEC">
        <w:rPr>
          <w:rFonts w:cs="Times New Roman"/>
        </w:rPr>
        <w:t xml:space="preserve"> </w:t>
      </w:r>
      <w:r w:rsidR="00EF3131">
        <w:rPr>
          <w:rFonts w:cs="Times New Roman"/>
        </w:rPr>
        <w:t xml:space="preserve">These classes all heavily rely on light as a source of energy, and therefore directly benefited </w:t>
      </w:r>
      <w:r w:rsidR="006F7C6D">
        <w:rPr>
          <w:rFonts w:cs="Times New Roman"/>
        </w:rPr>
        <w:t>from the soil</w:t>
      </w:r>
      <w:r w:rsidR="00EF3131">
        <w:rPr>
          <w:rFonts w:cs="Times New Roman"/>
        </w:rPr>
        <w:t xml:space="preserve"> incubation in the light. </w:t>
      </w:r>
      <w:r w:rsidR="006F7C6D">
        <w:rPr>
          <w:rFonts w:cs="Times New Roman"/>
        </w:rPr>
        <w:t>On the other hand</w:t>
      </w:r>
      <w:r w:rsidR="00EF3131">
        <w:rPr>
          <w:rFonts w:cs="Times New Roman"/>
        </w:rPr>
        <w:t>, it appeared that t</w:t>
      </w:r>
      <w:r w:rsidR="002C43A1">
        <w:rPr>
          <w:rFonts w:cs="Times New Roman"/>
        </w:rPr>
        <w:t xml:space="preserve">he development of these four classes </w:t>
      </w:r>
      <w:r w:rsidR="00EF3131">
        <w:rPr>
          <w:rFonts w:cs="Times New Roman"/>
        </w:rPr>
        <w:t>was</w:t>
      </w:r>
      <w:r w:rsidR="002C43A1">
        <w:rPr>
          <w:rFonts w:cs="Times New Roman"/>
        </w:rPr>
        <w:t xml:space="preserve"> made at the expense of cyanobacteria</w:t>
      </w:r>
      <w:r w:rsidR="004A7941">
        <w:rPr>
          <w:rFonts w:cs="Times New Roman"/>
        </w:rPr>
        <w:t>l classes</w:t>
      </w:r>
      <w:r w:rsidR="002C43A1">
        <w:rPr>
          <w:rFonts w:cs="Times New Roman"/>
        </w:rPr>
        <w:t xml:space="preserve"> that were</w:t>
      </w:r>
      <w:r w:rsidR="00EF3131">
        <w:rPr>
          <w:rFonts w:cs="Times New Roman"/>
        </w:rPr>
        <w:t xml:space="preserve"> </w:t>
      </w:r>
      <w:r w:rsidR="004A7941">
        <w:rPr>
          <w:rFonts w:cs="Times New Roman"/>
        </w:rPr>
        <w:t>relatively more</w:t>
      </w:r>
      <w:r w:rsidR="002C43A1">
        <w:rPr>
          <w:rFonts w:cs="Times New Roman"/>
        </w:rPr>
        <w:t xml:space="preserve"> dominant</w:t>
      </w:r>
      <w:r w:rsidR="006F7C6D">
        <w:rPr>
          <w:rFonts w:cs="Times New Roman"/>
        </w:rPr>
        <w:t xml:space="preserve"> in the dark</w:t>
      </w:r>
      <w:r w:rsidR="004A7941">
        <w:rPr>
          <w:rFonts w:cs="Times New Roman"/>
        </w:rPr>
        <w:t>. Although the cyanobacterial phylum is most commonly associated with the ability to photosynthesise (the oxyphotobacteria), there are two non-photosynthetic classes (</w:t>
      </w:r>
      <w:r w:rsidR="004A7941" w:rsidRPr="0B39A83D">
        <w:rPr>
          <w:rFonts w:cs="Times New Roman"/>
          <w:i/>
          <w:iCs/>
        </w:rPr>
        <w:t>Melainabacteria</w:t>
      </w:r>
      <w:r w:rsidR="004A7941">
        <w:rPr>
          <w:rFonts w:cs="Times New Roman"/>
        </w:rPr>
        <w:t xml:space="preserve"> and </w:t>
      </w:r>
      <w:r w:rsidR="004A7941" w:rsidRPr="0B39A83D">
        <w:rPr>
          <w:rFonts w:cs="Times New Roman"/>
          <w:i/>
          <w:iCs/>
        </w:rPr>
        <w:t>Sericytochromatia</w:t>
      </w:r>
      <w:r w:rsidR="004A7941">
        <w:rPr>
          <w:rFonts w:cs="Times New Roman"/>
        </w:rPr>
        <w:t xml:space="preserve">) with diverse metabolisms and the potential to survive </w:t>
      </w:r>
      <w:proofErr w:type="spellStart"/>
      <w:r w:rsidR="004A7941">
        <w:rPr>
          <w:rFonts w:cs="Times New Roman"/>
        </w:rPr>
        <w:t>mixtrophically</w:t>
      </w:r>
      <w:proofErr w:type="spellEnd"/>
      <w:r w:rsidR="00EF3131">
        <w:rPr>
          <w:rFonts w:cs="Times New Roman"/>
        </w:rPr>
        <w:t xml:space="preserve"> </w:t>
      </w:r>
      <w:r w:rsidR="005F3E09">
        <w:rPr>
          <w:rFonts w:cs="Times New Roman"/>
        </w:rPr>
        <w:fldChar w:fldCharType="begin"/>
      </w:r>
      <w:r w:rsidR="005F3E09">
        <w:rPr>
          <w:rFonts w:cs="Times New Roman"/>
        </w:rPr>
        <w:instrText xml:space="preserve"> ADDIN ZOTERO_ITEM CSL_CITATION {"citationID":"3JiXNySa","properties":{"formattedCitation":"(Cano-D\\uc0\\u237{}az et al., 2019; Soo, Hemp, Parks, Fischer, &amp; Hugenholtz, 2017; Subashchandrabose, Ramakrishnan, Megharaj, Venkateswarlu, &amp; Naidu, 2013)","plainCitation":"(Cano-Díaz et al., 2019; Soo, Hemp, Parks, Fischer, &amp; Hugenholtz, 2017; Subashchandrabose, Ramakrishnan, Megharaj, Venkateswarlu, &amp; Naidu, 2013)","noteIndex":0},"citationItems":[{"id":423,"uris":["http://zotero.org/users/4812129/items/EETDH8LB"],"uri":["http://zotero.org/users/4812129/items/EETDH8LB"],"itemData":{"id":423,"type":"report","abstract":"Abstract\n          Cyanobacteria are key organisms in the evolution of life on Earth, but their distribution and environmental preferences in terrestrial ecosystems remain poorly understood. This lack of knowledge is particularly evident for two recently discovered non-photosynthetic cyanobacterial classes, Melainabacteria and Sericytochromatia, limiting our capacity to predict how these organisms and the important ecosystem functions they perform will respond to ongoing global change. Here, we conducted a global field survey covering a wide range of vegetation types and climatic conditions to identify the environmental factors associated with the distribution of soil cyanobacterial communities. Network analyses revealed three major clusters of cyanobacterial phylotypes, each one dominated by members of one of the extant classes of Cyanobacteria (Oxyphotobacteria, Melainabacteria and Sericytochromatia), suggesting that species within these taxonomic groups share similar environmental preferences. Melainabacteria appear mostly in acidic and humid ecosystems, especially forests, Oxyphotobacteria are prevalent in arid and semiarid areas, and Sericytochromatia are common in hyperarid oligotrophic environments. We used this information to construct a global atlas of soil cyanobacteria. Our results provide novel insights into the ecology and biogeography of soil cyanobacteria and highlight how their global distribution could change in response to increased aridity, a landmark feature of climate change in terrestrial ecosystems worldwide.\n          \n            Significance statement\n            Cyanobacteria have shaped the history of life on Earth and can be important photosynthesizers and nitrogen fixers in terrestrial ecosystems worldwide. The recent discovery of two non-photosynthetic classes has advanced our understanding of their evolution, but their distribution and environmental preferences remain poorly described. Using a global survey conducted across 237 locations on six continents, we identified three main groups of soil cyanobacteria with contrasting environmental preferences: acidic and humid ecosystems, arid and semiarid areas, and hyperarid oligotrophic ecosystems. We then constructed the first global atlas of soil cyanobacteria, an important advance in our understanding of the ecology and biogeography of these functionally important organisms.","genre":"preprint","language":"en","note":"DOI: 10.1101/531145","publisher":"Ecology","source":"DOI.org (Crossref)","title":"Ecological niche differentiation in soil cyanobacterial communities across the globe","URL":"http://biorxiv.org/lookup/doi/10.1101/531145","author":[{"family":"Cano-Díaz","given":"Concha"},{"family":"Maestre","given":"Fernando T."},{"family":"Eldridge","given":"David J."},{"family":"Singh","given":"Brajesh K."},{"family":"Bardgett","given":"Richard D."},{"family":"Fierer","given":"Noah"},{"family":"Delgado-Baquerizo","given":"Manuel"}],"accessed":{"date-parts":[["2020",6,3]]},"issued":{"date-parts":[["2019",1,26]]}}},{"id":283,"uris":["http://zotero.org/users/4812129/items/7ZBIE623"],"uri":["http://zotero.org/users/4812129/items/7ZBIE623"],"itemData":{"id":283,"type":"article-journal","abstract":"Photosynthesis evolution in Cyanobacteria\nHow and when Cyanobacteria evolved the ability to produce oxygen through photosynthesis is poorly understood. Soo et al. examined the genomes of Cyanobacteria and other related bacterial lineages. The phylogenetic relationships of these prokaryotes suggest that the evolution of aerobic respiration likely occurred multiple times. This, along with evidence that the modern photosynthetic system apparently arose through the lateral gene transfer and fusion of two photosynthetic systems, supports a relatively late origin of photosynthesis in evolutionary history.\nScience, this issue p. 1436\nThe origin of oxygenic photosynthesis in Cyanobacteria led to the rise of oxygen on Earth ~2.3 billion years ago, profoundly altering the course of evolution by facilitating the development of aerobic respiration and complex multicellular life. Here we report the genomes of 41 uncultured organisms related to the photosynthetic Cyanobacteria (class Oxyphotobacteria), including members of the class Melainabacteria and a new class of Cyanobacteria (class Sericytochromatia) that is basal to the Melainabacteria and Oxyphotobacteria. All members of the Melainabacteria and Sericytochromatia lack photosynthetic machinery, indicating that phototrophy was not an ancestral feature of the Cyanobacteria and that Oxyphotobacteria acquired the genes for photosynthesis relatively late in cyanobacterial evolution. We show that all three classes independently acquired aerobic respiratory complexes, supporting the hypothesis that aerobic respiration evolved after oxygenic photosynthesis.\nOxygen-producing photosynthesis and oxygen-consuming respiration evolved after the divergence of the main lineages of blue-green algae.\nOxygen-producing photosynthesis and oxygen-consuming respiration evolved after the divergence of the main lineages of blue-green algae.","container-title":"Science","DOI":"10.1126/science.aal3794","ISSN":"0036-8075, 1095-9203","issue":"6332","language":"en","note":"PMID: 28360330","page":"1436-1440","source":"science.sciencemag.org","title":"On the origins of oxygenic photosynthesis and aerobic respiration in Cyanobacteria","volume":"355","author":[{"family":"Soo","given":"Rochelle M."},{"family":"Hemp","given":"James"},{"family":"Parks","given":"Donovan H."},{"family":"Fischer","given":"Woodward W."},{"family":"Hugenholtz","given":"Philip"}],"issued":{"date-parts":[["2017",3,31]]}}},{"id":428,"uris":["http://zotero.org/users/4812129/items/TD3KY68P"],"uri":["http://zotero.org/users/4812129/items/TD3KY68P"],"itemData":{"id":428,"type":"article-journal","abstract":"Millions of natural and synthetic organic chemical substances are present in both soil and aquatic environments. Toxicity and/or persistence determine the polluting principle of these substances. The biological responses to these pollutants include accumulation and degradation. The responses of environments with organic pollutants are perceptible from the dwindling degradative abilities of microorganisms. Among different biological members, cyanobacteria and microalgae are highly adaptive through many eons, and can grow autotrophically, heterotrophically or mixotrophically. Mixotrophy in cyanobacteria and microalgae can provide many competitive advantages over bacteria and fungi in degrading organic pollutants. Laboratory culturing of strict phototrophic algae has limited the realization of their potential as bioremediation </w:instrText>
      </w:r>
      <w:r w:rsidR="005F3E09" w:rsidRPr="005F3E09">
        <w:rPr>
          <w:rFonts w:cs="Times New Roman"/>
          <w:lang w:val="fr-FR"/>
        </w:rPr>
        <w:instrText xml:space="preserve">agents. In the natural assemblages, mixotrophic algae can contribute to sequestration of carbon, which is otherwise emitted as carbon dioxide to the atmosphere under heterotrophic conditions by other organisms. Molecular methods and metabolic and genomic information will help not only in identification and selection of mixotrophic species of cyanobacteria and microalgae with capabilities to degrade organic pollutants but also in monitoring the efficiency of remediation efforts under the field conditions. These organisms are relatively easier for genetic engineering with desirable traits. This review presents a new premise from the literature that mixotrophic algae and cyanobacteria are distinctive bioremediation agents with capabilities to sequester carbon in the environment.","container-title":"Environment International","DOI":"10.1016/j.envint.2012.10.007","ISSN":"0160-4120","journalAbbreviation":"Environment International","language":"en","page":"59-72","source":"ScienceDirect","title":"Mixotrophic cyanobacteria and microalgae as distinctive biological agents for organic pollutant degradation","volume":"51","author":[{"family":"Subashchandrabose","given":"Suresh R."},{"family":"Ramakrishnan","given":"Balasubramanian"},{"family":"Megharaj","given":"Mallavarapu"},{"family":"Venkateswarlu","given":"Kadiyala"},{"family":"Naidu","given":"Ravi"}],"issued":{"date-parts":[["2013",1,1]]}}}],"schema":"https://github.com/citation-style-language/schema/raw/master/csl-citation.json"} </w:instrText>
      </w:r>
      <w:r w:rsidR="005F3E09">
        <w:rPr>
          <w:rFonts w:cs="Times New Roman"/>
        </w:rPr>
        <w:fldChar w:fldCharType="separate"/>
      </w:r>
      <w:r w:rsidR="005F3E09" w:rsidRPr="005F3E09">
        <w:rPr>
          <w:rFonts w:cs="Times New Roman"/>
          <w:lang w:val="fr-FR"/>
        </w:rPr>
        <w:t>(Cano-Díaz et al., 2019; Soo et al</w:t>
      </w:r>
      <w:r w:rsidR="005F3E09">
        <w:rPr>
          <w:rFonts w:cs="Times New Roman"/>
          <w:lang w:val="fr-FR"/>
        </w:rPr>
        <w:t>.</w:t>
      </w:r>
      <w:r w:rsidR="005F3E09" w:rsidRPr="005F3E09">
        <w:rPr>
          <w:rFonts w:cs="Times New Roman"/>
          <w:lang w:val="fr-FR"/>
        </w:rPr>
        <w:t xml:space="preserve">, 2017; Subashchandrabose </w:t>
      </w:r>
      <w:r w:rsidR="005F3E09">
        <w:rPr>
          <w:rFonts w:cs="Times New Roman"/>
          <w:lang w:val="fr-FR"/>
        </w:rPr>
        <w:t>et al.</w:t>
      </w:r>
      <w:r w:rsidR="005F3E09" w:rsidRPr="005F3E09">
        <w:rPr>
          <w:rFonts w:cs="Times New Roman"/>
          <w:lang w:val="fr-FR"/>
        </w:rPr>
        <w:t>, 2013)</w:t>
      </w:r>
      <w:r w:rsidR="005F3E09">
        <w:rPr>
          <w:rFonts w:cs="Times New Roman"/>
        </w:rPr>
        <w:fldChar w:fldCharType="end"/>
      </w:r>
      <w:r w:rsidR="002C43A1" w:rsidRPr="005F3E09">
        <w:rPr>
          <w:rFonts w:cs="Times New Roman"/>
          <w:lang w:val="fr-FR"/>
        </w:rPr>
        <w:t xml:space="preserve">. </w:t>
      </w:r>
      <w:r w:rsidR="004A7941">
        <w:rPr>
          <w:rFonts w:cs="Times New Roman"/>
        </w:rPr>
        <w:t xml:space="preserve">Unfortunately, the </w:t>
      </w:r>
      <w:proofErr w:type="spellStart"/>
      <w:r w:rsidR="004A7941" w:rsidRPr="004A7941">
        <w:rPr>
          <w:rFonts w:cs="Times New Roman"/>
          <w:color w:val="222222"/>
          <w:shd w:val="clear" w:color="auto" w:fill="FFFFFF"/>
        </w:rPr>
        <w:t>μ</w:t>
      </w:r>
      <w:r w:rsidR="004A7941">
        <w:rPr>
          <w:rFonts w:cs="Times New Roman"/>
        </w:rPr>
        <w:t>green</w:t>
      </w:r>
      <w:proofErr w:type="spellEnd"/>
      <w:r w:rsidR="00CA6889">
        <w:rPr>
          <w:rFonts w:cs="Times New Roman"/>
        </w:rPr>
        <w:t xml:space="preserve"> and Dijon database did not contain</w:t>
      </w:r>
      <w:r w:rsidR="00383171">
        <w:rPr>
          <w:rFonts w:cs="Times New Roman"/>
        </w:rPr>
        <w:t xml:space="preserve"> matching sequences for the cyanobacteria</w:t>
      </w:r>
      <w:del w:id="171" w:author="Lisa Wingate" w:date="2020-06-10T16:47:00Z">
        <w:r w:rsidRPr="0B39A83D" w:rsidDel="0B39A83D">
          <w:rPr>
            <w:rFonts w:cs="Times New Roman"/>
          </w:rPr>
          <w:delText>s</w:delText>
        </w:r>
      </w:del>
      <w:r w:rsidR="00383171">
        <w:rPr>
          <w:rFonts w:cs="Times New Roman"/>
        </w:rPr>
        <w:t xml:space="preserve"> identified in our soils, with the parameters selected. As such, we were not able to have the resolution needed to go down the phylum level, even though </w:t>
      </w:r>
      <w:r w:rsidR="00AA632F">
        <w:rPr>
          <w:rFonts w:cs="Times New Roman"/>
        </w:rPr>
        <w:t>our</w:t>
      </w:r>
      <w:r w:rsidR="00383171" w:rsidRPr="00383171">
        <w:rPr>
          <w:rFonts w:cs="Times New Roman"/>
        </w:rPr>
        <w:t xml:space="preserve"> study clearly suggests that light impact</w:t>
      </w:r>
      <w:r w:rsidR="00AA632F">
        <w:rPr>
          <w:rFonts w:cs="Times New Roman"/>
        </w:rPr>
        <w:t>ed</w:t>
      </w:r>
      <w:r w:rsidR="00383171" w:rsidRPr="00383171">
        <w:rPr>
          <w:rFonts w:cs="Times New Roman"/>
        </w:rPr>
        <w:t xml:space="preserve"> the cyanobacteria present in microbial communities.</w:t>
      </w:r>
      <w:r w:rsidR="00383171">
        <w:rPr>
          <w:rFonts w:cs="Times New Roman"/>
        </w:rPr>
        <w:t xml:space="preserve"> The next step would then be to improve the pipeline, i</w:t>
      </w:r>
      <w:r w:rsidR="00383171" w:rsidRPr="00383171">
        <w:rPr>
          <w:rFonts w:cs="Times New Roman"/>
        </w:rPr>
        <w:t>n order to be able to continue to explore and understand functional changes</w:t>
      </w:r>
      <w:r w:rsidR="00383171">
        <w:rPr>
          <w:rFonts w:cs="Times New Roman"/>
        </w:rPr>
        <w:t xml:space="preserve"> </w:t>
      </w:r>
      <w:ins w:id="172" w:author="Lisa Wingate" w:date="2020-06-10T16:47:00Z">
        <w:r w:rsidR="00383171">
          <w:rPr>
            <w:rFonts w:cs="Times New Roman"/>
          </w:rPr>
          <w:t xml:space="preserve">of cyanobacteria </w:t>
        </w:r>
      </w:ins>
      <w:r w:rsidR="00383171">
        <w:rPr>
          <w:rFonts w:cs="Times New Roman"/>
        </w:rPr>
        <w:t xml:space="preserve">in soils. </w:t>
      </w:r>
    </w:p>
    <w:p w14:paraId="4C13D8ED" w14:textId="71D2FCC0" w:rsidR="006A5691" w:rsidRPr="0016714B" w:rsidRDefault="00C92D09" w:rsidP="004A7941">
      <w:pPr>
        <w:spacing w:line="360" w:lineRule="auto"/>
        <w:ind w:firstLine="709"/>
        <w:jc w:val="both"/>
        <w:rPr>
          <w:rFonts w:cs="Times New Roman"/>
        </w:rPr>
      </w:pPr>
      <w:r>
        <w:rPr>
          <w:rFonts w:cs="Times New Roman"/>
        </w:rPr>
        <w:t>In LB and LG soils, most of the variability observed in term</w:t>
      </w:r>
      <w:r w:rsidR="00082E93">
        <w:rPr>
          <w:rFonts w:cs="Times New Roman"/>
        </w:rPr>
        <w:t>s</w:t>
      </w:r>
      <w:r>
        <w:rPr>
          <w:rFonts w:cs="Times New Roman"/>
        </w:rPr>
        <w:t xml:space="preserve"> of community structure </w:t>
      </w:r>
      <w:r w:rsidR="006F7C6D">
        <w:rPr>
          <w:rFonts w:cs="Times New Roman"/>
        </w:rPr>
        <w:t>was</w:t>
      </w:r>
      <w:r>
        <w:rPr>
          <w:rFonts w:cs="Times New Roman"/>
        </w:rPr>
        <w:t xml:space="preserve"> attributed to the soil physicochemical properties (Fig. 3a).</w:t>
      </w:r>
      <w:ins w:id="173" w:author="Nicolas Fanin" w:date="2020-06-11T14:17:00Z">
        <w:r w:rsidR="00F3783B">
          <w:rPr>
            <w:rFonts w:cs="Times New Roman"/>
          </w:rPr>
          <w:t xml:space="preserve"> </w:t>
        </w:r>
        <w:commentRangeStart w:id="174"/>
        <w:r w:rsidR="00F3783B">
          <w:rPr>
            <w:rFonts w:cs="Times New Roman"/>
          </w:rPr>
          <w:t>For instance, xx and yy</w:t>
        </w:r>
        <w:commentRangeEnd w:id="174"/>
        <w:r w:rsidR="00F3783B">
          <w:rPr>
            <w:rStyle w:val="Marquedecommentaire"/>
            <w:rFonts w:cs="Mangal"/>
          </w:rPr>
          <w:commentReference w:id="174"/>
        </w:r>
        <w:r w:rsidR="00F3783B">
          <w:rPr>
            <w:rFonts w:cs="Times New Roman"/>
          </w:rPr>
          <w:t>.</w:t>
        </w:r>
      </w:ins>
      <w:r>
        <w:rPr>
          <w:rFonts w:cs="Times New Roman"/>
        </w:rPr>
        <w:t xml:space="preserve"> As such, light did not have a significant effect on the phototroph community composition in LG soils (</w:t>
      </w:r>
      <w:r w:rsidRPr="00082E93">
        <w:rPr>
          <w:rFonts w:cs="Times New Roman"/>
          <w:i/>
          <w:iCs/>
        </w:rPr>
        <w:t>p</w:t>
      </w:r>
      <w:r>
        <w:rPr>
          <w:rFonts w:cs="Times New Roman"/>
        </w:rPr>
        <w:t xml:space="preserve"> = 0.43)</w:t>
      </w:r>
      <w:r w:rsidR="00EF3131">
        <w:rPr>
          <w:rFonts w:cs="Times New Roman"/>
        </w:rPr>
        <w:t xml:space="preserve">. However, </w:t>
      </w:r>
      <w:ins w:id="175" w:author="Nicolas Fanin" w:date="2020-06-11T14:19:00Z">
        <w:r w:rsidR="00DC232E">
          <w:rPr>
            <w:rFonts w:cs="Times New Roman"/>
          </w:rPr>
          <w:t xml:space="preserve">even though soil properties were the most important drivers of community composition, </w:t>
        </w:r>
      </w:ins>
      <w:del w:id="176" w:author="Nicolas Fanin" w:date="2020-06-11T14:19:00Z">
        <w:r w:rsidR="00082E93" w:rsidDel="00DC232E">
          <w:rPr>
            <w:rFonts w:cs="Times New Roman"/>
          </w:rPr>
          <w:delText>this</w:delText>
        </w:r>
        <w:r w:rsidR="00EF3131" w:rsidDel="00DC232E">
          <w:rPr>
            <w:rFonts w:cs="Times New Roman"/>
          </w:rPr>
          <w:delText xml:space="preserve"> was not the case for</w:delText>
        </w:r>
      </w:del>
      <w:ins w:id="177" w:author="Nicolas Fanin" w:date="2020-06-11T14:19:00Z">
        <w:r w:rsidR="00DC232E">
          <w:rPr>
            <w:rFonts w:cs="Times New Roman"/>
          </w:rPr>
          <w:t>we found that</w:t>
        </w:r>
      </w:ins>
      <w:ins w:id="178" w:author="Nicolas Fanin" w:date="2020-06-11T14:20:00Z">
        <w:r w:rsidR="00DC232E">
          <w:rPr>
            <w:rFonts w:cs="Times New Roman"/>
          </w:rPr>
          <w:t xml:space="preserve"> the community composition of</w:t>
        </w:r>
      </w:ins>
      <w:r w:rsidR="00EF3131">
        <w:rPr>
          <w:rFonts w:cs="Times New Roman"/>
        </w:rPr>
        <w:t xml:space="preserve"> LB </w:t>
      </w:r>
      <w:ins w:id="179" w:author="Nicolas Fanin" w:date="2020-06-11T14:20:00Z">
        <w:r w:rsidR="00DC232E">
          <w:rPr>
            <w:rFonts w:cs="Times New Roman"/>
          </w:rPr>
          <w:t xml:space="preserve">differed significantly </w:t>
        </w:r>
      </w:ins>
      <w:del w:id="180" w:author="Nicolas Fanin" w:date="2020-06-11T14:19:00Z">
        <w:r w:rsidR="00EF3131" w:rsidDel="00DC232E">
          <w:rPr>
            <w:rFonts w:cs="Times New Roman"/>
          </w:rPr>
          <w:delText xml:space="preserve">that </w:delText>
        </w:r>
      </w:del>
      <w:del w:id="181" w:author="Nicolas Fanin" w:date="2020-06-11T14:20:00Z">
        <w:r w:rsidR="00EF3131" w:rsidDel="00DC232E">
          <w:rPr>
            <w:rFonts w:cs="Times New Roman"/>
          </w:rPr>
          <w:delText xml:space="preserve">displayed </w:delText>
        </w:r>
      </w:del>
      <w:del w:id="182" w:author="Nicolas Fanin" w:date="2020-06-11T14:19:00Z">
        <w:r w:rsidR="00EF3131" w:rsidDel="00DC232E">
          <w:rPr>
            <w:rFonts w:cs="Times New Roman"/>
          </w:rPr>
          <w:delText>a great</w:delText>
        </w:r>
        <w:r w:rsidR="00082E93" w:rsidDel="00DC232E">
          <w:rPr>
            <w:rFonts w:cs="Times New Roman"/>
          </w:rPr>
          <w:delText>er</w:delText>
        </w:r>
        <w:r w:rsidR="00EF3131" w:rsidDel="00DC232E">
          <w:rPr>
            <w:rFonts w:cs="Times New Roman"/>
          </w:rPr>
          <w:delText xml:space="preserve"> community </w:delText>
        </w:r>
      </w:del>
      <w:del w:id="183" w:author="Nicolas Fanin" w:date="2020-06-11T14:20:00Z">
        <w:r w:rsidR="00EF3131" w:rsidDel="00DC232E">
          <w:rPr>
            <w:rFonts w:cs="Times New Roman"/>
          </w:rPr>
          <w:delText>shift</w:delText>
        </w:r>
      </w:del>
      <w:r w:rsidR="00EF3131">
        <w:rPr>
          <w:rFonts w:cs="Times New Roman"/>
        </w:rPr>
        <w:t xml:space="preserve"> between dark and light. </w:t>
      </w:r>
      <w:r w:rsidR="00907E9E">
        <w:rPr>
          <w:rFonts w:cs="Times New Roman"/>
        </w:rPr>
        <w:t>Alt</w:t>
      </w:r>
      <w:r w:rsidR="00082E93">
        <w:rPr>
          <w:rFonts w:cs="Times New Roman"/>
        </w:rPr>
        <w:t>h</w:t>
      </w:r>
      <w:r w:rsidR="00907E9E">
        <w:rPr>
          <w:rFonts w:cs="Times New Roman"/>
        </w:rPr>
        <w:t>ough</w:t>
      </w:r>
      <w:r w:rsidR="00EF3131">
        <w:rPr>
          <w:rFonts w:cs="Times New Roman"/>
        </w:rPr>
        <w:t xml:space="preserve"> </w:t>
      </w:r>
      <w:r w:rsidR="00082E93">
        <w:rPr>
          <w:rFonts w:cs="Times New Roman"/>
        </w:rPr>
        <w:t xml:space="preserve">LB </w:t>
      </w:r>
      <w:r w:rsidR="00EF3131">
        <w:rPr>
          <w:rFonts w:cs="Times New Roman"/>
        </w:rPr>
        <w:t>communities</w:t>
      </w:r>
      <w:r w:rsidR="00082E93">
        <w:rPr>
          <w:rFonts w:cs="Times New Roman"/>
        </w:rPr>
        <w:t xml:space="preserve"> were</w:t>
      </w:r>
      <w:r w:rsidR="00EF3131">
        <w:rPr>
          <w:rFonts w:cs="Times New Roman"/>
        </w:rPr>
        <w:t xml:space="preserve"> strongly dominated by </w:t>
      </w:r>
      <w:proofErr w:type="spellStart"/>
      <w:r w:rsidR="00EF3131">
        <w:rPr>
          <w:rFonts w:cs="Times New Roman"/>
          <w:i/>
          <w:iCs/>
        </w:rPr>
        <w:t>Chl</w:t>
      </w:r>
      <w:r w:rsidR="0016714B">
        <w:rPr>
          <w:rFonts w:cs="Times New Roman"/>
          <w:i/>
          <w:iCs/>
        </w:rPr>
        <w:t>orophyceae</w:t>
      </w:r>
      <w:proofErr w:type="spellEnd"/>
      <w:r w:rsidR="00907E9E">
        <w:rPr>
          <w:rFonts w:cs="Times New Roman"/>
        </w:rPr>
        <w:t xml:space="preserve"> in the dark</w:t>
      </w:r>
      <w:r w:rsidR="0016714B">
        <w:rPr>
          <w:rFonts w:cs="Times New Roman"/>
        </w:rPr>
        <w:t xml:space="preserve">, we were able to observe </w:t>
      </w:r>
      <w:r w:rsidR="00082E93">
        <w:rPr>
          <w:rFonts w:cs="Times New Roman"/>
        </w:rPr>
        <w:t>more diverse</w:t>
      </w:r>
      <w:r w:rsidR="0016714B">
        <w:rPr>
          <w:rFonts w:cs="Times New Roman"/>
        </w:rPr>
        <w:t xml:space="preserve"> communities in light conditions that included </w:t>
      </w:r>
      <w:proofErr w:type="spellStart"/>
      <w:r w:rsidR="0016714B">
        <w:rPr>
          <w:rFonts w:cs="Times New Roman"/>
          <w:i/>
          <w:iCs/>
        </w:rPr>
        <w:t>Zygnemophyceae</w:t>
      </w:r>
      <w:proofErr w:type="spellEnd"/>
      <w:r w:rsidR="0016714B">
        <w:rPr>
          <w:rFonts w:cs="Times New Roman"/>
        </w:rPr>
        <w:t xml:space="preserve">, </w:t>
      </w:r>
      <w:r w:rsidR="0016714B">
        <w:rPr>
          <w:rFonts w:cs="Times New Roman"/>
        </w:rPr>
        <w:lastRenderedPageBreak/>
        <w:t xml:space="preserve">an algae class only observed at this level of abundance in LB soils. This </w:t>
      </w:r>
      <w:r w:rsidR="00082E93">
        <w:rPr>
          <w:rFonts w:cs="Times New Roman"/>
        </w:rPr>
        <w:t>observation might</w:t>
      </w:r>
      <w:r w:rsidR="0016714B">
        <w:rPr>
          <w:rFonts w:cs="Times New Roman"/>
        </w:rPr>
        <w:t xml:space="preserve"> be explained by</w:t>
      </w:r>
      <w:r w:rsidR="00082E93">
        <w:rPr>
          <w:rFonts w:cs="Times New Roman"/>
        </w:rPr>
        <w:t xml:space="preserve"> either</w:t>
      </w:r>
      <w:r w:rsidR="0016714B">
        <w:rPr>
          <w:rFonts w:cs="Times New Roman"/>
        </w:rPr>
        <w:t xml:space="preserve"> a tolerance </w:t>
      </w:r>
      <w:r w:rsidR="00082E93">
        <w:rPr>
          <w:rFonts w:cs="Times New Roman"/>
        </w:rPr>
        <w:t>of this class to grow in</w:t>
      </w:r>
      <w:r w:rsidR="0016714B">
        <w:rPr>
          <w:rFonts w:cs="Times New Roman"/>
        </w:rPr>
        <w:t xml:space="preserve"> soils with low pH values, </w:t>
      </w:r>
      <w:r w:rsidR="00082E93">
        <w:rPr>
          <w:rFonts w:cs="Times New Roman"/>
        </w:rPr>
        <w:t>and/</w:t>
      </w:r>
      <w:r w:rsidR="0016714B">
        <w:rPr>
          <w:rFonts w:cs="Times New Roman"/>
        </w:rPr>
        <w:t>or by the possibility that most alga</w:t>
      </w:r>
      <w:r w:rsidR="00082E93">
        <w:rPr>
          <w:rFonts w:cs="Times New Roman"/>
        </w:rPr>
        <w:t>l</w:t>
      </w:r>
      <w:r w:rsidR="0016714B">
        <w:rPr>
          <w:rFonts w:cs="Times New Roman"/>
        </w:rPr>
        <w:t xml:space="preserve"> class</w:t>
      </w:r>
      <w:r w:rsidR="00082E93">
        <w:rPr>
          <w:rFonts w:cs="Times New Roman"/>
        </w:rPr>
        <w:t>es</w:t>
      </w:r>
      <w:r w:rsidR="0016714B">
        <w:rPr>
          <w:rFonts w:cs="Times New Roman"/>
        </w:rPr>
        <w:t xml:space="preserve"> in competition with </w:t>
      </w:r>
      <w:proofErr w:type="spellStart"/>
      <w:r w:rsidR="0016714B">
        <w:rPr>
          <w:rFonts w:cs="Times New Roman"/>
          <w:i/>
          <w:iCs/>
        </w:rPr>
        <w:t>Zygnemophyceae</w:t>
      </w:r>
      <w:proofErr w:type="spellEnd"/>
      <w:r w:rsidR="0016714B">
        <w:rPr>
          <w:rFonts w:cs="Times New Roman"/>
        </w:rPr>
        <w:t xml:space="preserve"> </w:t>
      </w:r>
      <w:r w:rsidR="00082E93">
        <w:rPr>
          <w:rFonts w:cs="Times New Roman"/>
        </w:rPr>
        <w:t>cannot</w:t>
      </w:r>
      <w:r w:rsidR="0016714B">
        <w:rPr>
          <w:rFonts w:cs="Times New Roman"/>
        </w:rPr>
        <w:t xml:space="preserve"> sustain the acid</w:t>
      </w:r>
      <w:r w:rsidR="00082E93">
        <w:rPr>
          <w:rFonts w:cs="Times New Roman"/>
        </w:rPr>
        <w:t xml:space="preserve"> conditions</w:t>
      </w:r>
      <w:r w:rsidR="0016714B">
        <w:rPr>
          <w:rFonts w:cs="Times New Roman"/>
        </w:rPr>
        <w:t xml:space="preserve"> (</w:t>
      </w:r>
      <w:r w:rsidR="00DE5331">
        <w:rPr>
          <w:rFonts w:cs="Times New Roman"/>
        </w:rPr>
        <w:t>Lund, 1947</w:t>
      </w:r>
      <w:r w:rsidR="0016714B">
        <w:rPr>
          <w:rFonts w:cs="Times New Roman"/>
        </w:rPr>
        <w:t>), therefore allowing this specific class to bloom only in LB. Overall, it appeared that almost all photoautotrophic communities reacted significantly to light, but that the induced shifts followed different patterns in accordance with soil type.</w:t>
      </w:r>
    </w:p>
    <w:p w14:paraId="46F90364" w14:textId="5A03E1EE" w:rsidR="00A36875" w:rsidRDefault="00A36875" w:rsidP="008525B4">
      <w:pPr>
        <w:spacing w:line="360" w:lineRule="auto"/>
        <w:jc w:val="both"/>
        <w:rPr>
          <w:rFonts w:cs="Times New Roman"/>
        </w:rPr>
      </w:pPr>
    </w:p>
    <w:p w14:paraId="61FF46B1" w14:textId="1DEE93AA" w:rsidR="00A36875" w:rsidRDefault="00FB0444" w:rsidP="00FC486D">
      <w:pPr>
        <w:pStyle w:val="Titre2"/>
      </w:pPr>
      <w:bookmarkStart w:id="184" w:name="_Toc42400684"/>
      <w:r w:rsidRPr="00FB0444">
        <w:t>Effect of photoautotroph community composition on heterotroph communities</w:t>
      </w:r>
      <w:bookmarkEnd w:id="184"/>
    </w:p>
    <w:p w14:paraId="64A3B4C0" w14:textId="22E41912" w:rsidR="001C1E8B" w:rsidRPr="004D63DF" w:rsidRDefault="00082E93" w:rsidP="008525B4">
      <w:pPr>
        <w:spacing w:line="360" w:lineRule="auto"/>
        <w:jc w:val="both"/>
        <w:rPr>
          <w:rFonts w:cs="Times New Roman"/>
        </w:rPr>
      </w:pPr>
      <w:r>
        <w:rPr>
          <w:rFonts w:cs="Times New Roman"/>
        </w:rPr>
        <w:t>In line with our second hypothesis</w:t>
      </w:r>
      <w:r w:rsidR="00792CB0">
        <w:rPr>
          <w:rFonts w:cs="Times New Roman"/>
        </w:rPr>
        <w:t xml:space="preserve">, </w:t>
      </w:r>
      <w:r w:rsidR="0096207E">
        <w:rPr>
          <w:rFonts w:cs="Times New Roman"/>
        </w:rPr>
        <w:t>shifts in photoautotrophic community composition influenced heterotrophic communities in</w:t>
      </w:r>
      <w:r w:rsidR="004D63DF">
        <w:rPr>
          <w:rFonts w:cs="Times New Roman"/>
        </w:rPr>
        <w:t xml:space="preserve"> several</w:t>
      </w:r>
      <w:r w:rsidR="0096207E">
        <w:rPr>
          <w:rFonts w:cs="Times New Roman"/>
        </w:rPr>
        <w:t xml:space="preserve"> ways</w:t>
      </w:r>
      <w:r w:rsidR="00792CB0">
        <w:rPr>
          <w:rFonts w:cs="Times New Roman"/>
        </w:rPr>
        <w:t xml:space="preserve">. </w:t>
      </w:r>
      <w:r w:rsidR="001C1E8B">
        <w:rPr>
          <w:rFonts w:cs="Times New Roman"/>
        </w:rPr>
        <w:t xml:space="preserve">In the light, </w:t>
      </w:r>
      <w:r w:rsidR="0096207E">
        <w:rPr>
          <w:rFonts w:cs="Times New Roman"/>
        </w:rPr>
        <w:t xml:space="preserve">the abundance of </w:t>
      </w:r>
      <w:r w:rsidR="001C1E8B">
        <w:rPr>
          <w:rFonts w:cs="Times New Roman"/>
        </w:rPr>
        <w:t xml:space="preserve">fungal OTUs from the </w:t>
      </w:r>
      <w:r w:rsidR="001C1E8B">
        <w:rPr>
          <w:rFonts w:cs="Times New Roman"/>
          <w:i/>
          <w:iCs/>
        </w:rPr>
        <w:t>Chytridiomycetes</w:t>
      </w:r>
      <w:r w:rsidR="001C1E8B">
        <w:rPr>
          <w:rFonts w:cs="Times New Roman"/>
        </w:rPr>
        <w:t xml:space="preserve"> class w</w:t>
      </w:r>
      <w:r>
        <w:rPr>
          <w:rFonts w:cs="Times New Roman"/>
        </w:rPr>
        <w:t>ere</w:t>
      </w:r>
      <w:r w:rsidR="0096207E">
        <w:rPr>
          <w:rFonts w:cs="Times New Roman"/>
        </w:rPr>
        <w:t xml:space="preserve"> positively</w:t>
      </w:r>
      <w:r w:rsidR="001C1E8B">
        <w:rPr>
          <w:rFonts w:cs="Times New Roman"/>
        </w:rPr>
        <w:t xml:space="preserve"> correlated with the</w:t>
      </w:r>
      <w:r w:rsidR="008728A3">
        <w:rPr>
          <w:rFonts w:cs="Times New Roman"/>
        </w:rPr>
        <w:t xml:space="preserve"> abundance of the</w:t>
      </w:r>
      <w:r w:rsidR="001C1E8B">
        <w:rPr>
          <w:rFonts w:cs="Times New Roman"/>
        </w:rPr>
        <w:t xml:space="preserve"> algal class </w:t>
      </w:r>
      <w:proofErr w:type="spellStart"/>
      <w:r w:rsidR="001C1E8B">
        <w:rPr>
          <w:rFonts w:cs="Times New Roman"/>
          <w:i/>
          <w:iCs/>
        </w:rPr>
        <w:t>Ulvophyceae</w:t>
      </w:r>
      <w:proofErr w:type="spellEnd"/>
      <w:r w:rsidR="0096207E">
        <w:rPr>
          <w:rFonts w:cs="Times New Roman"/>
        </w:rPr>
        <w:t xml:space="preserve"> </w:t>
      </w:r>
      <w:r w:rsidR="00A259AB">
        <w:rPr>
          <w:rFonts w:cs="Times New Roman"/>
        </w:rPr>
        <w:t>that</w:t>
      </w:r>
      <w:r w:rsidR="0096207E">
        <w:rPr>
          <w:rFonts w:cs="Times New Roman"/>
        </w:rPr>
        <w:t xml:space="preserve"> was also greatly favo</w:t>
      </w:r>
      <w:r>
        <w:rPr>
          <w:rFonts w:cs="Times New Roman"/>
        </w:rPr>
        <w:t>u</w:t>
      </w:r>
      <w:r w:rsidR="0096207E">
        <w:rPr>
          <w:rFonts w:cs="Times New Roman"/>
        </w:rPr>
        <w:t>red in light conditions</w:t>
      </w:r>
      <w:r w:rsidR="004D63DF">
        <w:rPr>
          <w:rFonts w:cs="Times New Roman"/>
        </w:rPr>
        <w:t xml:space="preserve"> (Fig. 5b)</w:t>
      </w:r>
      <w:r w:rsidR="0096207E">
        <w:rPr>
          <w:rFonts w:cs="Times New Roman"/>
        </w:rPr>
        <w:t xml:space="preserve">. This observation </w:t>
      </w:r>
      <w:r>
        <w:rPr>
          <w:rFonts w:cs="Times New Roman"/>
        </w:rPr>
        <w:t xml:space="preserve">might </w:t>
      </w:r>
      <w:r w:rsidR="0096207E">
        <w:rPr>
          <w:rFonts w:cs="Times New Roman"/>
        </w:rPr>
        <w:t>suggest that fung</w:t>
      </w:r>
      <w:r>
        <w:rPr>
          <w:rFonts w:cs="Times New Roman"/>
        </w:rPr>
        <w:t>al</w:t>
      </w:r>
      <w:r w:rsidR="0096207E">
        <w:rPr>
          <w:rFonts w:cs="Times New Roman"/>
        </w:rPr>
        <w:t xml:space="preserve"> classes such as </w:t>
      </w:r>
      <w:r w:rsidR="0096207E">
        <w:rPr>
          <w:rFonts w:cs="Times New Roman"/>
          <w:i/>
          <w:iCs/>
        </w:rPr>
        <w:t xml:space="preserve">Chytridiomycetes, </w:t>
      </w:r>
      <w:r w:rsidR="0096207E">
        <w:rPr>
          <w:rFonts w:cs="Times New Roman"/>
        </w:rPr>
        <w:t xml:space="preserve">known for their parasitic </w:t>
      </w:r>
      <w:proofErr w:type="spellStart"/>
      <w:r w:rsidR="0096207E">
        <w:rPr>
          <w:rFonts w:cs="Times New Roman"/>
        </w:rPr>
        <w:t>behavior</w:t>
      </w:r>
      <w:proofErr w:type="spellEnd"/>
      <w:r>
        <w:rPr>
          <w:rFonts w:cs="Times New Roman"/>
        </w:rPr>
        <w:t xml:space="preserve"> of algae</w:t>
      </w:r>
      <w:r w:rsidR="004D63DF">
        <w:rPr>
          <w:rFonts w:cs="Times New Roman"/>
        </w:rPr>
        <w:t xml:space="preserve"> (</w:t>
      </w:r>
      <w:proofErr w:type="spellStart"/>
      <w:r w:rsidR="004D63DF">
        <w:rPr>
          <w:rFonts w:cs="Times New Roman"/>
        </w:rPr>
        <w:t>Ibelings</w:t>
      </w:r>
      <w:proofErr w:type="spellEnd"/>
      <w:r w:rsidR="004D63DF">
        <w:rPr>
          <w:rFonts w:cs="Times New Roman"/>
        </w:rPr>
        <w:t xml:space="preserve"> et al., 2004)</w:t>
      </w:r>
      <w:r w:rsidR="0096207E">
        <w:rPr>
          <w:rFonts w:cs="Times New Roman"/>
        </w:rPr>
        <w:t xml:space="preserve">, </w:t>
      </w:r>
      <w:r>
        <w:rPr>
          <w:rFonts w:cs="Times New Roman"/>
        </w:rPr>
        <w:t>may have</w:t>
      </w:r>
      <w:r w:rsidR="0096207E">
        <w:rPr>
          <w:rFonts w:cs="Times New Roman"/>
        </w:rPr>
        <w:t xml:space="preserve"> benefit</w:t>
      </w:r>
      <w:r>
        <w:rPr>
          <w:rFonts w:cs="Times New Roman"/>
        </w:rPr>
        <w:t>ted</w:t>
      </w:r>
      <w:r w:rsidR="0096207E">
        <w:rPr>
          <w:rFonts w:cs="Times New Roman"/>
        </w:rPr>
        <w:t xml:space="preserve"> from the light-induced development of photoautotrophs, in this case </w:t>
      </w:r>
      <w:proofErr w:type="spellStart"/>
      <w:r w:rsidR="0096207E">
        <w:rPr>
          <w:rFonts w:cs="Times New Roman"/>
          <w:i/>
          <w:iCs/>
        </w:rPr>
        <w:t>Ulvophyceae</w:t>
      </w:r>
      <w:proofErr w:type="spellEnd"/>
      <w:r w:rsidR="0096207E">
        <w:rPr>
          <w:rFonts w:cs="Times New Roman"/>
        </w:rPr>
        <w:t xml:space="preserve">. </w:t>
      </w:r>
      <w:r w:rsidR="008D4D09">
        <w:rPr>
          <w:rFonts w:cs="Times New Roman"/>
        </w:rPr>
        <w:t>In a recent study from Sauze et al. (2017)</w:t>
      </w:r>
      <w:r>
        <w:rPr>
          <w:rFonts w:cs="Times New Roman"/>
        </w:rPr>
        <w:t xml:space="preserve"> conducted on the same soils</w:t>
      </w:r>
      <w:r w:rsidR="008D4D09">
        <w:rPr>
          <w:rFonts w:cs="Times New Roman"/>
        </w:rPr>
        <w:t>, despite fung</w:t>
      </w:r>
      <w:r>
        <w:rPr>
          <w:rFonts w:cs="Times New Roman"/>
        </w:rPr>
        <w:t>al</w:t>
      </w:r>
      <w:r w:rsidR="008D4D09">
        <w:rPr>
          <w:rFonts w:cs="Times New Roman"/>
        </w:rPr>
        <w:t xml:space="preserve"> preference for </w:t>
      </w:r>
      <w:r w:rsidR="004D63DF">
        <w:rPr>
          <w:rFonts w:cs="Times New Roman"/>
        </w:rPr>
        <w:t>slightly acidic soils</w:t>
      </w:r>
      <w:r w:rsidR="008D4D09">
        <w:rPr>
          <w:rFonts w:cs="Times New Roman"/>
        </w:rPr>
        <w:t xml:space="preserve">, </w:t>
      </w:r>
      <w:r>
        <w:rPr>
          <w:rFonts w:cs="Times New Roman"/>
        </w:rPr>
        <w:t xml:space="preserve">relatively </w:t>
      </w:r>
      <w:r w:rsidR="008D4D09">
        <w:rPr>
          <w:rFonts w:cs="Times New Roman"/>
        </w:rPr>
        <w:t>high</w:t>
      </w:r>
      <w:r>
        <w:rPr>
          <w:rFonts w:cs="Times New Roman"/>
        </w:rPr>
        <w:t>er</w:t>
      </w:r>
      <w:r w:rsidR="008D4D09">
        <w:rPr>
          <w:rFonts w:cs="Times New Roman"/>
        </w:rPr>
        <w:t xml:space="preserve"> numbers of fungal gene copies were</w:t>
      </w:r>
      <w:r w:rsidR="00311F83">
        <w:rPr>
          <w:rFonts w:cs="Times New Roman"/>
        </w:rPr>
        <w:t xml:space="preserve"> also</w:t>
      </w:r>
      <w:r w:rsidR="008D4D09">
        <w:rPr>
          <w:rFonts w:cs="Times New Roman"/>
        </w:rPr>
        <w:t xml:space="preserve"> observed in alkaline soils, but only in the presence of increased phototrophs. </w:t>
      </w:r>
      <w:r w:rsidR="008728A3">
        <w:rPr>
          <w:rFonts w:cs="Times New Roman"/>
        </w:rPr>
        <w:t xml:space="preserve">Moreover, copiotrophic organisms such as OTUs from the bacterial classes </w:t>
      </w:r>
      <w:proofErr w:type="spellStart"/>
      <w:r w:rsidR="008728A3">
        <w:rPr>
          <w:rFonts w:cs="Times New Roman"/>
          <w:i/>
          <w:iCs/>
        </w:rPr>
        <w:t>Sphingobacteria</w:t>
      </w:r>
      <w:proofErr w:type="spellEnd"/>
      <w:r w:rsidR="008728A3">
        <w:rPr>
          <w:rFonts w:cs="Times New Roman"/>
        </w:rPr>
        <w:t xml:space="preserve"> or </w:t>
      </w:r>
      <w:proofErr w:type="spellStart"/>
      <w:r w:rsidR="008728A3">
        <w:rPr>
          <w:rFonts w:cs="Times New Roman"/>
          <w:i/>
          <w:iCs/>
        </w:rPr>
        <w:t>Flavobacteria</w:t>
      </w:r>
      <w:proofErr w:type="spellEnd"/>
      <w:r w:rsidR="008728A3">
        <w:rPr>
          <w:rFonts w:cs="Times New Roman"/>
        </w:rPr>
        <w:t xml:space="preserve"> (both belonging to the </w:t>
      </w:r>
      <w:proofErr w:type="spellStart"/>
      <w:r w:rsidR="008728A3">
        <w:rPr>
          <w:rFonts w:cs="Times New Roman"/>
          <w:i/>
          <w:iCs/>
        </w:rPr>
        <w:t>Bacteroidetes</w:t>
      </w:r>
      <w:proofErr w:type="spellEnd"/>
      <w:r w:rsidR="008728A3">
        <w:rPr>
          <w:rFonts w:cs="Times New Roman"/>
        </w:rPr>
        <w:t xml:space="preserve"> phylum) appeared correlated to many algal OTUs belonging to </w:t>
      </w:r>
      <w:proofErr w:type="spellStart"/>
      <w:r w:rsidR="008728A3">
        <w:rPr>
          <w:rFonts w:cs="Times New Roman"/>
          <w:i/>
          <w:iCs/>
        </w:rPr>
        <w:t>Bacillariophyceae</w:t>
      </w:r>
      <w:proofErr w:type="spellEnd"/>
      <w:r w:rsidR="008728A3">
        <w:rPr>
          <w:rFonts w:cs="Times New Roman"/>
        </w:rPr>
        <w:t xml:space="preserve">, </w:t>
      </w:r>
      <w:proofErr w:type="spellStart"/>
      <w:r w:rsidR="008728A3">
        <w:rPr>
          <w:rFonts w:cs="Times New Roman"/>
          <w:i/>
          <w:iCs/>
        </w:rPr>
        <w:t>Dinophyceae</w:t>
      </w:r>
      <w:proofErr w:type="spellEnd"/>
      <w:r w:rsidR="008728A3">
        <w:rPr>
          <w:rFonts w:cs="Times New Roman"/>
        </w:rPr>
        <w:t xml:space="preserve"> and </w:t>
      </w:r>
      <w:proofErr w:type="spellStart"/>
      <w:r w:rsidR="008728A3">
        <w:rPr>
          <w:rFonts w:cs="Times New Roman"/>
          <w:i/>
          <w:iCs/>
        </w:rPr>
        <w:t>Klebsormidiophyceae</w:t>
      </w:r>
      <w:proofErr w:type="spellEnd"/>
      <w:r w:rsidR="004D63DF">
        <w:rPr>
          <w:rFonts w:cs="Times New Roman"/>
          <w:i/>
          <w:iCs/>
        </w:rPr>
        <w:t xml:space="preserve"> </w:t>
      </w:r>
      <w:r w:rsidR="004D63DF">
        <w:rPr>
          <w:rFonts w:cs="Times New Roman"/>
        </w:rPr>
        <w:t>(Fig. 5b)</w:t>
      </w:r>
      <w:r w:rsidR="008728A3">
        <w:rPr>
          <w:rFonts w:cs="Times New Roman"/>
        </w:rPr>
        <w:t>.</w:t>
      </w:r>
      <w:r w:rsidR="0096207E">
        <w:rPr>
          <w:rFonts w:cs="Times New Roman"/>
        </w:rPr>
        <w:t xml:space="preserve"> </w:t>
      </w:r>
      <w:r w:rsidR="006A3E0C">
        <w:rPr>
          <w:rFonts w:cs="Times New Roman"/>
        </w:rPr>
        <w:t xml:space="preserve">This result is especially interesting, as it suggests the relevance of a parallel </w:t>
      </w:r>
      <w:r w:rsidR="004D63DF">
        <w:rPr>
          <w:rFonts w:cs="Times New Roman"/>
        </w:rPr>
        <w:t>for</w:t>
      </w:r>
      <w:r w:rsidR="006A3E0C">
        <w:rPr>
          <w:rFonts w:cs="Times New Roman"/>
        </w:rPr>
        <w:t xml:space="preserve"> the concept of phycosphere </w:t>
      </w:r>
      <w:r w:rsidR="004D63DF">
        <w:rPr>
          <w:rFonts w:cs="Times New Roman"/>
        </w:rPr>
        <w:t>between</w:t>
      </w:r>
      <w:r w:rsidR="006A3E0C">
        <w:rPr>
          <w:rFonts w:cs="Times New Roman"/>
        </w:rPr>
        <w:t xml:space="preserve"> </w:t>
      </w:r>
      <w:r w:rsidR="004D63DF">
        <w:rPr>
          <w:rFonts w:cs="Times New Roman"/>
        </w:rPr>
        <w:t>marine and terrestrial ecosystems</w:t>
      </w:r>
      <w:r w:rsidR="006A3E0C">
        <w:rPr>
          <w:rFonts w:cs="Times New Roman"/>
        </w:rPr>
        <w:t>. Indeed, hete</w:t>
      </w:r>
      <w:r>
        <w:rPr>
          <w:rFonts w:cs="Times New Roman"/>
        </w:rPr>
        <w:t>rot</w:t>
      </w:r>
      <w:r w:rsidR="006A3E0C">
        <w:rPr>
          <w:rFonts w:cs="Times New Roman"/>
        </w:rPr>
        <w:t>rophic organisms might not only benefit from the proximity of photoautotrophs through interactions with higher plants in the rhizosphere, but also from interacting with free-roaming photoautotrophic microorganisms.</w:t>
      </w:r>
      <w:r w:rsidR="008728A3">
        <w:rPr>
          <w:rFonts w:cs="Times New Roman"/>
        </w:rPr>
        <w:t xml:space="preserve"> </w:t>
      </w:r>
      <w:r w:rsidR="00B12C35">
        <w:rPr>
          <w:rFonts w:cs="Times New Roman"/>
        </w:rPr>
        <w:t>However, i</w:t>
      </w:r>
      <w:r w:rsidR="004D63DF" w:rsidRPr="007F4252">
        <w:rPr>
          <w:rFonts w:cs="Times New Roman"/>
        </w:rPr>
        <w:t xml:space="preserve">n </w:t>
      </w:r>
      <w:r w:rsidRPr="007F4252">
        <w:rPr>
          <w:rFonts w:cs="Times New Roman"/>
        </w:rPr>
        <w:t>contrast</w:t>
      </w:r>
      <w:r w:rsidR="007F4252">
        <w:rPr>
          <w:rFonts w:cs="Times New Roman"/>
        </w:rPr>
        <w:t xml:space="preserve"> with the copiotroph-oligotroph model</w:t>
      </w:r>
      <w:r w:rsidR="0015778F" w:rsidRPr="007F4252">
        <w:rPr>
          <w:rFonts w:cs="Times New Roman"/>
        </w:rPr>
        <w:t xml:space="preserve">, bacteria considered as </w:t>
      </w:r>
      <w:r w:rsidR="007F4252">
        <w:rPr>
          <w:rFonts w:cs="Times New Roman"/>
        </w:rPr>
        <w:t>copiotrophic</w:t>
      </w:r>
      <w:r w:rsidR="0015778F" w:rsidRPr="007F4252">
        <w:rPr>
          <w:rFonts w:cs="Times New Roman"/>
        </w:rPr>
        <w:t xml:space="preserve"> such as the classes belonging to </w:t>
      </w:r>
      <w:proofErr w:type="spellStart"/>
      <w:r w:rsidR="0015778F" w:rsidRPr="007F4252">
        <w:rPr>
          <w:rFonts w:cs="Times New Roman"/>
          <w:i/>
          <w:iCs/>
        </w:rPr>
        <w:t>Proteobacteria</w:t>
      </w:r>
      <w:proofErr w:type="spellEnd"/>
      <w:r w:rsidR="007F4252">
        <w:rPr>
          <w:rFonts w:cs="Times New Roman"/>
        </w:rPr>
        <w:t xml:space="preserve"> </w:t>
      </w:r>
      <w:r w:rsidR="005F3E09">
        <w:rPr>
          <w:rFonts w:cs="Times New Roman"/>
        </w:rPr>
        <w:fldChar w:fldCharType="begin"/>
      </w:r>
      <w:r w:rsidR="005F3E09">
        <w:rPr>
          <w:rFonts w:cs="Times New Roman"/>
        </w:rPr>
        <w:instrText xml:space="preserve"> ADDIN ZOTERO_ITEM CSL_CITATION {"citationID":"SUoKkydX","properties":{"formattedCitation":"(Sauvadet, Fanin, Chauvat, &amp; Bertrand, 2019)","plainCitation":"(Sauvadet, Fanin, Chauvat, &amp; Bertrand, 2019)","noteIndex":0},"citationItems":[{"id":434,"uris":["http://zotero.org/users/4812129/items/A4QQQDIF"],"uri":["http://zotero.org/users/4812129/items/A4QQQDIF"],"itemData":{"id":434,"type":"article-journal","abstract":"The relationship between litter quality and life strategy of soil microorganisms (copiotrophy vs oligotrophy) is important for understanding soil processes such as decomposition. Yet, whether and how this relationship may vary with the addition of substrates of contrasting quality (i.e., labile vs recalcitrant) has rarely been evaluated for both bacteria and fungi simultaneously. Using a 3-month incubation experiment with either maize leaves (enriched in soluble carbon (C)) or roots (enriched in structural C), we measured changes in litter quality in association with the composition of bacterial and fungal communities assessed via pyrosequencing after 0, 15, 35 and 91 days. Overall, leaf addition led to a higher differentiation from the unamended soil for bacterial and early-decomposers fungal communities compared with root addition. This finding clearly indicates that the differentiation of microbial communities strongly depends on substrate quality for both bacterial and fungal communities. Further, the differentiation of bacterial communities after litter addition remained relatively similar throughout the incubation period. This suggests that many bacterial taxa are more adapted to complex C compounds than previously thought. Finally, our study underscores the limits of the copiotroph–oligotroph model at the phylum level and the necessity to work at a finer taxonomic resolution.","container-title":"Soil Biology and Biochemistry","DOI":"10.1016/j.soilbio.2019.01.022","ISSN":"0038-0717","journalAbbreviation":"Soil Biology and Biochemistry","language":"en","page":"24-27","source":"ScienceDirect","title":"Can the comparison of above- and below-ground litter decomposition improve our understanding of bacterial and fungal successions?","volume":"132","author":[{"family":"Sauvadet","given":"Marie"},{"family":"Fanin","given":"Nicolas"},{"family":"Chauvat","given":"Matthieu"},{"family":"Bertrand","given":"Isabelle"}],"issued":{"date-parts":[["2019",5,1]]}}}],"schema":"https://github.com/citation-style-language/schema/raw/master/csl-citation.json"} </w:instrText>
      </w:r>
      <w:r w:rsidR="005F3E09">
        <w:rPr>
          <w:rFonts w:cs="Times New Roman"/>
        </w:rPr>
        <w:fldChar w:fldCharType="separate"/>
      </w:r>
      <w:r w:rsidR="005F3E09" w:rsidRPr="005F3E09">
        <w:rPr>
          <w:rFonts w:cs="Times New Roman"/>
        </w:rPr>
        <w:t xml:space="preserve">(Sauvadet </w:t>
      </w:r>
      <w:r w:rsidR="005F3E09">
        <w:rPr>
          <w:rFonts w:cs="Times New Roman"/>
        </w:rPr>
        <w:t>et al.</w:t>
      </w:r>
      <w:r w:rsidR="005F3E09" w:rsidRPr="005F3E09">
        <w:rPr>
          <w:rFonts w:cs="Times New Roman"/>
        </w:rPr>
        <w:t>, 2019)</w:t>
      </w:r>
      <w:r w:rsidR="005F3E09">
        <w:rPr>
          <w:rFonts w:cs="Times New Roman"/>
        </w:rPr>
        <w:fldChar w:fldCharType="end"/>
      </w:r>
      <w:r w:rsidR="004D63DF" w:rsidRPr="007F4252">
        <w:rPr>
          <w:rFonts w:cs="Times New Roman"/>
        </w:rPr>
        <w:t xml:space="preserve"> </w:t>
      </w:r>
      <w:r w:rsidRPr="007F4252">
        <w:rPr>
          <w:rFonts w:cs="Times New Roman"/>
        </w:rPr>
        <w:t>did not appear to be</w:t>
      </w:r>
      <w:r w:rsidR="0015778F" w:rsidRPr="007F4252">
        <w:rPr>
          <w:rFonts w:cs="Times New Roman"/>
        </w:rPr>
        <w:t xml:space="preserve"> associated with any algal class</w:t>
      </w:r>
      <w:r w:rsidRPr="007F4252">
        <w:rPr>
          <w:rFonts w:cs="Times New Roman"/>
        </w:rPr>
        <w:t>es</w:t>
      </w:r>
      <w:r w:rsidR="0015778F" w:rsidRPr="007F4252">
        <w:rPr>
          <w:rFonts w:cs="Times New Roman"/>
        </w:rPr>
        <w:t xml:space="preserve"> in the light (Fig. 5b)</w:t>
      </w:r>
      <w:r w:rsidR="0015778F" w:rsidRPr="00082E93">
        <w:rPr>
          <w:rFonts w:cs="Times New Roman"/>
          <w:b/>
          <w:bCs/>
        </w:rPr>
        <w:t>.</w:t>
      </w:r>
      <w:r w:rsidR="0015778F">
        <w:rPr>
          <w:rFonts w:cs="Times New Roman"/>
        </w:rPr>
        <w:t xml:space="preserve"> </w:t>
      </w:r>
      <w:r w:rsidR="00E84B6B">
        <w:rPr>
          <w:rFonts w:cs="Times New Roman"/>
        </w:rPr>
        <w:t xml:space="preserve">In addition to that, </w:t>
      </w:r>
      <w:proofErr w:type="spellStart"/>
      <w:r w:rsidR="00E84B6B">
        <w:rPr>
          <w:rFonts w:cs="Times New Roman"/>
          <w:i/>
          <w:iCs/>
        </w:rPr>
        <w:t>Alphaproteobacteria</w:t>
      </w:r>
      <w:proofErr w:type="spellEnd"/>
      <w:r w:rsidR="004D63DF">
        <w:rPr>
          <w:rFonts w:cs="Times New Roman"/>
        </w:rPr>
        <w:t xml:space="preserve">, a class of </w:t>
      </w:r>
      <w:proofErr w:type="spellStart"/>
      <w:r w:rsidR="004D63DF">
        <w:rPr>
          <w:rFonts w:cs="Times New Roman"/>
          <w:i/>
          <w:iCs/>
        </w:rPr>
        <w:t>Proteobacteria</w:t>
      </w:r>
      <w:proofErr w:type="spellEnd"/>
      <w:r w:rsidR="00B12C35">
        <w:rPr>
          <w:rFonts w:cs="Times New Roman"/>
        </w:rPr>
        <w:t xml:space="preserve"> usually classified among copiotrophic organisms,</w:t>
      </w:r>
      <w:r w:rsidR="00E84B6B">
        <w:rPr>
          <w:rFonts w:cs="Times New Roman"/>
        </w:rPr>
        <w:t xml:space="preserve"> </w:t>
      </w:r>
      <w:r w:rsidR="00311F83">
        <w:rPr>
          <w:rFonts w:cs="Times New Roman"/>
        </w:rPr>
        <w:t>even appeared</w:t>
      </w:r>
      <w:r w:rsidR="00E84B6B">
        <w:rPr>
          <w:rFonts w:cs="Times New Roman"/>
        </w:rPr>
        <w:t xml:space="preserve"> negatively correlated with </w:t>
      </w:r>
      <w:proofErr w:type="spellStart"/>
      <w:r w:rsidR="00E84B6B">
        <w:rPr>
          <w:rFonts w:cs="Times New Roman"/>
          <w:i/>
          <w:iCs/>
        </w:rPr>
        <w:t>Coscinodiscophyceae</w:t>
      </w:r>
      <w:proofErr w:type="spellEnd"/>
      <w:r w:rsidR="00E84B6B">
        <w:rPr>
          <w:rFonts w:cs="Times New Roman"/>
        </w:rPr>
        <w:t>, a class of diatoms</w:t>
      </w:r>
      <w:r w:rsidR="00311F83">
        <w:rPr>
          <w:rFonts w:cs="Times New Roman"/>
        </w:rPr>
        <w:t xml:space="preserve"> that positively correlated with other copiotrophic bacteria</w:t>
      </w:r>
      <w:r w:rsidR="00E84B6B">
        <w:rPr>
          <w:rFonts w:cs="Times New Roman"/>
        </w:rPr>
        <w:t xml:space="preserve"> (Fig. 5b). </w:t>
      </w:r>
      <w:commentRangeStart w:id="185"/>
      <w:r w:rsidR="003C23D6" w:rsidRPr="003C23D6">
        <w:rPr>
          <w:rFonts w:cs="Times New Roman"/>
        </w:rPr>
        <w:t xml:space="preserve">In </w:t>
      </w:r>
      <w:r w:rsidR="0050098E">
        <w:rPr>
          <w:rFonts w:cs="Times New Roman"/>
        </w:rPr>
        <w:t>the light</w:t>
      </w:r>
      <w:r w:rsidR="003C23D6" w:rsidRPr="003C23D6">
        <w:rPr>
          <w:rFonts w:cs="Times New Roman"/>
        </w:rPr>
        <w:t xml:space="preserve"> of these results</w:t>
      </w:r>
      <w:commentRangeEnd w:id="185"/>
      <w:r w:rsidR="00DC232E">
        <w:rPr>
          <w:rStyle w:val="Marquedecommentaire"/>
          <w:rFonts w:cs="Mangal"/>
        </w:rPr>
        <w:commentReference w:id="185"/>
      </w:r>
      <w:r w:rsidR="003C23D6" w:rsidRPr="003C23D6">
        <w:rPr>
          <w:rFonts w:cs="Times New Roman"/>
        </w:rPr>
        <w:t xml:space="preserve">, it is important to bear in mind that a growing body of literature points out that the investigation of the </w:t>
      </w:r>
      <w:r w:rsidR="0050098E">
        <w:rPr>
          <w:rFonts w:cs="Times New Roman"/>
        </w:rPr>
        <w:t>copiotroph-oligotroph</w:t>
      </w:r>
      <w:r w:rsidR="003C23D6" w:rsidRPr="003C23D6">
        <w:rPr>
          <w:rFonts w:cs="Times New Roman"/>
        </w:rPr>
        <w:t xml:space="preserve"> model at high taxonomic levels has inherent </w:t>
      </w:r>
      <w:r w:rsidR="003C23D6" w:rsidRPr="003C23D6">
        <w:rPr>
          <w:rFonts w:cs="Times New Roman"/>
        </w:rPr>
        <w:lastRenderedPageBreak/>
        <w:t>limitations, and that it is often preferable to explore these relationships at finer levels</w:t>
      </w:r>
      <w:r w:rsidR="0050098E">
        <w:rPr>
          <w:rFonts w:cs="Times New Roman"/>
        </w:rPr>
        <w:t xml:space="preserve"> </w:t>
      </w:r>
      <w:r w:rsidR="005F3E09">
        <w:rPr>
          <w:rFonts w:cs="Times New Roman"/>
        </w:rPr>
        <w:fldChar w:fldCharType="begin"/>
      </w:r>
      <w:r w:rsidR="005F3E09">
        <w:rPr>
          <w:rFonts w:cs="Times New Roman"/>
        </w:rPr>
        <w:instrText xml:space="preserve"> ADDIN ZOTERO_ITEM CSL_CITATION {"citationID":"0OLJl68p","properties":{"formattedCitation":"(Ho, Di Lonardo, &amp; Bodelier, 2017; Sauvadet et al., 2019)","plainCitation":"(Ho, Di Lonardo, &amp; Bodelier, 2017; Sauvadet et al., 2019)","noteIndex":0},"citationItems":[{"id":460,"uris":["http://zotero.org/users/4812129/items/X74252SC"],"uri":["http://zotero.org/users/4812129/items/X74252SC"],"itemData":{"id":460,"type":"article-journal","abstract":"Microorganisms are physiologically diverse, possessing disparate genomic features and mechanisms for adaptation (functional traits), which reflect on their associated life strategies and determine at least to some extent their prevalence and distribution in the environment. Unlike animals and plants, there is an unprecedented diversity and intractable metabolic versatility among bacteria, making classification or grouping these microorganisms based on their functional traits as has been done in animal and plant ecology challenging. Nevertheless, based on representative pure cultures, microbial traits distinguishing different life strategies had been proposed, and had been the focus of previous reviews. In the environment, however, the vast majority of naturally occurring microorganisms have yet to be isolated, restricting the association of life strategies to broad phylogenetic groups and/or physiological characteristics. Here, we reviewed the literature to determine how microbial life strategy concepts (i.e. copio- and oligotrophic strategists, and competitor-stress tolerator-ruderals framework) are applied in complex microbial communities. Because of the scarcity of direct empirical evidence elucidating the associated life strategies in complex communities, we rely heavily on observational studies determining the response of microorganisms to (a)biotic cues (e.g. resource availability) to infer microbial life strategies. Although our focus is on the life strategies of bacteria, parallels were drawn from the fungal community. Our literature search showed inconsistency in the community response of proposed copiotrophic- and oligotrophic-associated microorganisms (phyla level) to changing environmental conditions. This suggests that tracking microorganisms at finer phylogenetic and taxonomic resolution (e.g. family level or lower) may be more effective to capture changes in community response and/or that edaphic factors exert a stronger effect in community response. We discuss the limitations and provide recommendations for future research applying microbial life strategies in environmental studies.","container-title":"FEMS microbiology ecology","DOI":"10.1093/femsec/fix006","ISSN":"1574-6941","issue":"3","journalAbbreviation":"FEMS Microbiol. Ecol.","language":"eng","note":"PMID: 28115400","source":"PubMed","title":"Revisiting life strategy concepts in environmental microbial ecology","volume":"93","author":[{"family":"Ho","given":"Adrian"},{"family":"Di Lonardo","given":"D. Paolo"},{"family":"Bodelier","given":"Paul L. E."}],"issued":{"date-parts":[["2017"]],"season":"01"}}},{"id":434,"uris":["http://zotero.org/users/4812129/items/A4QQQDIF"],"uri":["http://zotero.org/users/4812129/items/A4QQQDIF"],"itemData":{"id":434,"type":"article-journal","abstract":"The relationship between litter quality and life strategy of soil microorganisms (copiotrophy vs oligotrophy) is important for understanding soil processes such as decomposition. Yet, whether and how this relationship may vary with the addition of substrates of contrasting quality (i.e., labile vs recalcitrant) has rarely been evaluated for both bacteria and fungi simultaneously. Using a 3-month incubation experiment with either maize leaves (enriched in soluble carbon (C)) or roots (enriched in structural C), we measured changes in litter quality in association with the composition of bacterial and fungal communities assessed via pyrosequencing after 0, 15, 35 and 91 days. Overall, leaf addition led to a higher differentiation from the unamended soil for bacterial and early-decomposers fungal communities compared with root addition. This finding clearly indicates that the differentiation of microbial communities strongly depends on substrate quality for both bacterial and fungal communities. Further, the differentiation of bacterial communities after litter addition remained relatively similar throughout the incubation period. This suggests that many bacterial taxa are more adapted to complex C compounds than previously thought. Finally, our study underscores the limits of the copiotroph–oligotroph model at the phylum level and the necessity to work at a finer taxonomic resolution.","container-title":"Soil Biology and Biochemistry","DOI":"10.1016/j.soilbio.2019.01.022","ISSN":"0038-0717","journalAbbreviation":"Soil Biology and Biochemistry","language":"en","page":"24-27","source":"ScienceDirect","title":"Can the comparison of above- and below-ground litter decomposition improve our understanding of bacterial and fungal successions?","volume":"132","author":[{"family":"Sauvadet","given":"Marie"},{"family":"Fanin","given":"Nicolas"},{"family":"Chauvat","given":"Matthieu"},{"family":"Bertrand","given":"Isabelle"}],"issued":{"date-parts":[["2019",5,1]]}}}],"schema":"https://github.com/citation-style-language/schema/raw/master/csl-citation.json"} </w:instrText>
      </w:r>
      <w:r w:rsidR="005F3E09">
        <w:rPr>
          <w:rFonts w:cs="Times New Roman"/>
        </w:rPr>
        <w:fldChar w:fldCharType="separate"/>
      </w:r>
      <w:r w:rsidR="005F3E09" w:rsidRPr="005F3E09">
        <w:rPr>
          <w:rFonts w:cs="Times New Roman"/>
        </w:rPr>
        <w:t>(Ho</w:t>
      </w:r>
      <w:r w:rsidR="005F3E09">
        <w:rPr>
          <w:rFonts w:cs="Times New Roman"/>
        </w:rPr>
        <w:t xml:space="preserve"> et al.,</w:t>
      </w:r>
      <w:r w:rsidR="005F3E09" w:rsidRPr="005F3E09">
        <w:rPr>
          <w:rFonts w:cs="Times New Roman"/>
        </w:rPr>
        <w:t xml:space="preserve"> 2017; Sauvadet et al., 2019)</w:t>
      </w:r>
      <w:r w:rsidR="005F3E09">
        <w:rPr>
          <w:rFonts w:cs="Times New Roman"/>
        </w:rPr>
        <w:fldChar w:fldCharType="end"/>
      </w:r>
      <w:r w:rsidR="005F3E09">
        <w:rPr>
          <w:rFonts w:cs="Times New Roman"/>
        </w:rPr>
        <w:t>.</w:t>
      </w:r>
    </w:p>
    <w:p w14:paraId="1AED4C06" w14:textId="1C8A343C" w:rsidR="00A36875" w:rsidRDefault="00A36875" w:rsidP="008525B4">
      <w:pPr>
        <w:spacing w:line="360" w:lineRule="auto"/>
        <w:jc w:val="both"/>
        <w:rPr>
          <w:rFonts w:cs="Times New Roman"/>
        </w:rPr>
      </w:pPr>
    </w:p>
    <w:p w14:paraId="7D02A228" w14:textId="74C22758" w:rsidR="00A36875" w:rsidRDefault="00FB0444" w:rsidP="00FC486D">
      <w:pPr>
        <w:pStyle w:val="Titre2"/>
      </w:pPr>
      <w:bookmarkStart w:id="186" w:name="_Toc42400685"/>
      <w:r w:rsidRPr="00FB0444">
        <w:t>Links between microbial OTUs and COS fluxes</w:t>
      </w:r>
      <w:bookmarkEnd w:id="186"/>
    </w:p>
    <w:p w14:paraId="3C23C8D8" w14:textId="4E9FEDCC" w:rsidR="00FB0444" w:rsidRDefault="0B39A83D" w:rsidP="00E50C5D">
      <w:pPr>
        <w:spacing w:line="360" w:lineRule="auto"/>
        <w:jc w:val="both"/>
        <w:rPr>
          <w:rFonts w:cs="Times New Roman"/>
        </w:rPr>
      </w:pPr>
      <w:r w:rsidRPr="0B39A83D">
        <w:rPr>
          <w:rFonts w:cs="Times New Roman"/>
        </w:rPr>
        <w:t xml:space="preserve">According to our GLLVM analyses, many microbial classes (i.e., phototrophs, bacteria, fungi) displayed correlations with COS fluxes either in the light and/or dark. However, no photoautotroph classes appeared correlated significantly with COS uptake in the dark (Fig. 4a). Taxa belonging to </w:t>
      </w:r>
      <w:proofErr w:type="spellStart"/>
      <w:r w:rsidRPr="0B39A83D">
        <w:rPr>
          <w:rFonts w:cs="Times New Roman"/>
          <w:i/>
          <w:iCs/>
        </w:rPr>
        <w:t>Takakiopsida</w:t>
      </w:r>
      <w:proofErr w:type="spellEnd"/>
      <w:r w:rsidRPr="0B39A83D">
        <w:rPr>
          <w:rFonts w:cs="Times New Roman"/>
        </w:rPr>
        <w:t>, a class of primitive mosses, were the only phototrophs to correlate with COS uptake in the light. On the other hand, most phototroph classes were surpri</w:t>
      </w:r>
      <w:del w:id="187" w:author="Lisa Wingate" w:date="2020-06-10T16:57:00Z">
        <w:r w:rsidR="00FB0444" w:rsidRPr="0B39A83D" w:rsidDel="0B39A83D">
          <w:rPr>
            <w:rFonts w:cs="Times New Roman"/>
          </w:rPr>
          <w:delText>n</w:delText>
        </w:r>
      </w:del>
      <w:r w:rsidRPr="0B39A83D">
        <w:rPr>
          <w:rFonts w:cs="Times New Roman"/>
        </w:rPr>
        <w:t>singly associated with COS emission both in light and dark. This result is not consistent with the current knowledge on algae, that are mostly identified as COS consumers (</w:t>
      </w:r>
      <w:proofErr w:type="spellStart"/>
      <w:r w:rsidRPr="0B39A83D">
        <w:rPr>
          <w:rFonts w:cs="Times New Roman"/>
        </w:rPr>
        <w:t>Protoschill</w:t>
      </w:r>
      <w:proofErr w:type="spellEnd"/>
      <w:r w:rsidRPr="0B39A83D">
        <w:rPr>
          <w:rFonts w:cs="Times New Roman"/>
        </w:rPr>
        <w:t xml:space="preserve">-Krebs et al., 1995; </w:t>
      </w:r>
      <w:r w:rsidR="00FB0444" w:rsidRPr="0B39A83D">
        <w:rPr>
          <w:rFonts w:cs="Times New Roman"/>
        </w:rPr>
        <w:fldChar w:fldCharType="begin"/>
      </w:r>
      <w:r w:rsidR="00FB0444" w:rsidRPr="0B39A83D">
        <w:rPr>
          <w:rFonts w:cs="Times New Roman"/>
        </w:rPr>
        <w:instrText xml:space="preserve"> ADDIN ZOTERO_ITEM CSL_CITATION {"citationID":"GSZmrvpZ","properties":{"formattedCitation":"(Gries, Nash, &amp; Kesselmeier, 1994)","plainCitation":"(Gries, Nash, &amp; Kesselmeier, 1994)","noteIndex":0},"citationItems":[{"id":431,"uris":["http://zotero.org/users/4812129/items/9YGP6LUA"],"uri":["http://zotero.org/users/4812129/items/9YGP6LUA"],"itemData":{"id":431,"type":"article-journal","abstract":"Fourteen lichens, 10 green algal lichens and four cyanolichens, as well as a cyanobacterium emitted significant quantities of H2S (0.01–0.04 pmol g dw−1 s−1) and DMS (0.005–0.025 pmol g dw−1 s−1) but were sinks for COS (0.015–0.14 pmol g dw−1 s−1). In contrast, exchange of CH3SH and CS2 were sporatic and inconsistent. Although some interspecific variation occurred for the first three gases, exchange rates were relatively uniform and were not influenced by irradiance conditions. In contrast to DMS and H2S emission, COS uptake was strongly influenced by degree of thallus hydration. Because lichen dominated systems cover extensive terrestrial habitats, COS uptake is potentially important in the world's sulfur budget.","container-title":"Biogeochemistry","DOI":"10.1007/BF02180402","ISSN":"1573-515X","issue":"1","journalAbbreviation":"Biogeochemistry","language":"en","page":"25-39","source":"Springer Link","title":"Exchange of reduced sulfur gases between lichens and the atmosphere","volume":"26","author":[{"family":"Gries","given":"C."},{"family":"Nash","given":"T. H."},{"family":"Kesselmeier","given":"J."}],"issued":{"date-parts":[["1994",2,1]]}}}],"schema":"https://github.com/citation-style-language/schema/raw/master/csl-citation.json"} </w:instrText>
      </w:r>
      <w:r w:rsidR="00FB0444" w:rsidRPr="0B39A83D">
        <w:rPr>
          <w:rFonts w:cs="Times New Roman"/>
        </w:rPr>
        <w:fldChar w:fldCharType="separate"/>
      </w:r>
      <w:r w:rsidRPr="0B39A83D">
        <w:rPr>
          <w:rFonts w:cs="Times New Roman"/>
        </w:rPr>
        <w:t>Gries et al., 1994</w:t>
      </w:r>
      <w:r w:rsidR="00FB0444" w:rsidRPr="0B39A83D">
        <w:rPr>
          <w:rFonts w:cs="Times New Roman"/>
        </w:rPr>
        <w:fldChar w:fldCharType="end"/>
      </w:r>
      <w:r w:rsidRPr="0B39A83D">
        <w:rPr>
          <w:rFonts w:cs="Times New Roman"/>
        </w:rPr>
        <w:t xml:space="preserve">; </w:t>
      </w:r>
      <w:proofErr w:type="spellStart"/>
      <w:r w:rsidRPr="0B39A83D">
        <w:rPr>
          <w:rFonts w:cs="Times New Roman"/>
        </w:rPr>
        <w:t>Blezinger</w:t>
      </w:r>
      <w:proofErr w:type="spellEnd"/>
      <w:r w:rsidRPr="0B39A83D">
        <w:rPr>
          <w:rFonts w:cs="Times New Roman"/>
        </w:rPr>
        <w:t xml:space="preserve"> et al., 2000). Regarding bacteria, the association of the different classes with the emission or consumption of COS depended only marginally on the light treatment. Several classes, like </w:t>
      </w:r>
      <w:r w:rsidRPr="0B39A83D">
        <w:rPr>
          <w:rFonts w:cs="Times New Roman"/>
          <w:i/>
          <w:iCs/>
        </w:rPr>
        <w:t>Actinobacteria</w:t>
      </w:r>
      <w:r w:rsidRPr="0B39A83D">
        <w:rPr>
          <w:rFonts w:cs="Times New Roman"/>
        </w:rPr>
        <w:t xml:space="preserve"> or </w:t>
      </w:r>
      <w:proofErr w:type="spellStart"/>
      <w:r w:rsidRPr="0B39A83D">
        <w:rPr>
          <w:rFonts w:cs="Times New Roman"/>
          <w:i/>
          <w:iCs/>
        </w:rPr>
        <w:t>Phycisphaerae</w:t>
      </w:r>
      <w:proofErr w:type="spellEnd"/>
      <w:r w:rsidRPr="0B39A83D">
        <w:rPr>
          <w:rFonts w:cs="Times New Roman"/>
        </w:rPr>
        <w:t xml:space="preserve">, appeared correlated with COS uptake both in light and dark conditions (Fig. 4d). Zooming in the taxonomic levels, </w:t>
      </w:r>
      <w:proofErr w:type="spellStart"/>
      <w:r w:rsidRPr="0B39A83D">
        <w:rPr>
          <w:rFonts w:cs="Times New Roman"/>
          <w:i/>
          <w:iCs/>
        </w:rPr>
        <w:t>Actinomycetes</w:t>
      </w:r>
      <w:proofErr w:type="spellEnd"/>
      <w:r w:rsidRPr="0B39A83D">
        <w:rPr>
          <w:rFonts w:cs="Times New Roman"/>
        </w:rPr>
        <w:t xml:space="preserve"> is one of the most studied order of </w:t>
      </w:r>
      <w:r w:rsidRPr="0B39A83D">
        <w:rPr>
          <w:rFonts w:cs="Times New Roman"/>
          <w:i/>
          <w:iCs/>
        </w:rPr>
        <w:t>Actinobacteria</w:t>
      </w:r>
      <w:r w:rsidRPr="0B39A83D">
        <w:rPr>
          <w:rFonts w:cs="Times New Roman"/>
        </w:rPr>
        <w:t xml:space="preserve"> and has already shown intense COS consumption in the literature (Ogawa et al., 2016). On the other hand, many other bacterial classes displayed correlation with COS emission, including </w:t>
      </w:r>
      <w:proofErr w:type="spellStart"/>
      <w:r w:rsidRPr="0B39A83D">
        <w:rPr>
          <w:rFonts w:cs="Times New Roman"/>
          <w:i/>
          <w:iCs/>
        </w:rPr>
        <w:t>Gemmatimonadetes</w:t>
      </w:r>
      <w:proofErr w:type="spellEnd"/>
      <w:r w:rsidRPr="0B39A83D">
        <w:rPr>
          <w:rFonts w:cs="Times New Roman"/>
        </w:rPr>
        <w:t xml:space="preserve"> that has already been identified as a class including COS em</w:t>
      </w:r>
      <w:del w:id="188" w:author="Lisa Wingate" w:date="2020-06-10T16:58:00Z">
        <w:r w:rsidR="00FB0444" w:rsidRPr="0B39A83D" w:rsidDel="0B39A83D">
          <w:rPr>
            <w:rFonts w:cs="Times New Roman"/>
          </w:rPr>
          <w:delText>m</w:delText>
        </w:r>
      </w:del>
      <w:r w:rsidRPr="0B39A83D">
        <w:rPr>
          <w:rFonts w:cs="Times New Roman"/>
        </w:rPr>
        <w:t>i</w:t>
      </w:r>
      <w:ins w:id="189" w:author="Lisa Wingate" w:date="2020-06-10T16:58:00Z">
        <w:r w:rsidRPr="0B39A83D">
          <w:rPr>
            <w:rFonts w:cs="Times New Roman"/>
          </w:rPr>
          <w:t>t</w:t>
        </w:r>
      </w:ins>
      <w:r w:rsidRPr="0B39A83D">
        <w:rPr>
          <w:rFonts w:cs="Times New Roman"/>
        </w:rPr>
        <w:t xml:space="preserve">ters (Meredith et al., 2018). Finally, regarding fungi, </w:t>
      </w:r>
      <w:proofErr w:type="spellStart"/>
      <w:r w:rsidRPr="0B39A83D">
        <w:rPr>
          <w:rFonts w:cs="Times New Roman"/>
          <w:i/>
          <w:iCs/>
        </w:rPr>
        <w:t>Mortierellomycetes</w:t>
      </w:r>
      <w:proofErr w:type="spellEnd"/>
      <w:r w:rsidRPr="0B39A83D">
        <w:rPr>
          <w:rFonts w:cs="Times New Roman"/>
        </w:rPr>
        <w:t xml:space="preserve"> did not display a correlation with COS emission in the study (Fig. 4e</w:t>
      </w:r>
      <w:proofErr w:type="gramStart"/>
      <w:r w:rsidRPr="0B39A83D">
        <w:rPr>
          <w:rFonts w:cs="Times New Roman"/>
        </w:rPr>
        <w:t>,f</w:t>
      </w:r>
      <w:proofErr w:type="gramEnd"/>
      <w:r w:rsidRPr="0B39A83D">
        <w:rPr>
          <w:rFonts w:cs="Times New Roman"/>
        </w:rPr>
        <w:t xml:space="preserve">), contrary to results in other studies (Kitz et al., 2019; Masaki et al., 2016). In addition, </w:t>
      </w:r>
      <w:commentRangeStart w:id="190"/>
      <w:r w:rsidRPr="0B39A83D">
        <w:rPr>
          <w:rFonts w:cs="Times New Roman"/>
          <w:i/>
          <w:iCs/>
        </w:rPr>
        <w:t>Leotiomycetes</w:t>
      </w:r>
      <w:commentRangeEnd w:id="190"/>
      <w:r w:rsidR="00DC232E">
        <w:rPr>
          <w:rStyle w:val="Marquedecommentaire"/>
          <w:rFonts w:cs="Mangal"/>
        </w:rPr>
        <w:commentReference w:id="190"/>
      </w:r>
      <w:r w:rsidRPr="0B39A83D">
        <w:rPr>
          <w:rFonts w:cs="Times New Roman"/>
          <w:i/>
          <w:iCs/>
        </w:rPr>
        <w:t xml:space="preserve"> </w:t>
      </w:r>
      <w:r w:rsidRPr="0B39A83D">
        <w:rPr>
          <w:rFonts w:cs="Times New Roman"/>
        </w:rPr>
        <w:t xml:space="preserve">and </w:t>
      </w:r>
      <w:r w:rsidRPr="0B39A83D">
        <w:rPr>
          <w:rFonts w:cs="Times New Roman"/>
          <w:i/>
          <w:iCs/>
        </w:rPr>
        <w:t>Sordariomycetes</w:t>
      </w:r>
      <w:r w:rsidRPr="0B39A83D">
        <w:rPr>
          <w:rFonts w:cs="Times New Roman"/>
        </w:rPr>
        <w:t xml:space="preserve"> were expected to display correlations with COS consumption based on findings in the literature (Meredith et al., 2018; Whelan et al., 2018). However, while </w:t>
      </w:r>
      <w:r w:rsidRPr="0B39A83D">
        <w:rPr>
          <w:rFonts w:cs="Times New Roman"/>
          <w:i/>
          <w:iCs/>
        </w:rPr>
        <w:t>Leotiomycetes</w:t>
      </w:r>
      <w:r w:rsidRPr="0B39A83D">
        <w:rPr>
          <w:rFonts w:cs="Times New Roman"/>
        </w:rPr>
        <w:t xml:space="preserve"> was associated with COS uptake both in the light and dark (Fig. 4e</w:t>
      </w:r>
      <w:proofErr w:type="gramStart"/>
      <w:r w:rsidRPr="0B39A83D">
        <w:rPr>
          <w:rFonts w:cs="Times New Roman"/>
        </w:rPr>
        <w:t>,f</w:t>
      </w:r>
      <w:proofErr w:type="gramEnd"/>
      <w:r w:rsidRPr="0B39A83D">
        <w:rPr>
          <w:rFonts w:cs="Times New Roman"/>
        </w:rPr>
        <w:t xml:space="preserve">), </w:t>
      </w:r>
      <w:r w:rsidRPr="0B39A83D">
        <w:rPr>
          <w:rFonts w:cs="Times New Roman"/>
          <w:i/>
          <w:iCs/>
        </w:rPr>
        <w:t>Sordariomycetes</w:t>
      </w:r>
      <w:r w:rsidRPr="0B39A83D">
        <w:rPr>
          <w:rFonts w:cs="Times New Roman"/>
        </w:rPr>
        <w:t xml:space="preserve"> were associated with COS emission in our study. Currently, no experiments have demonstrated that </w:t>
      </w:r>
      <w:r w:rsidRPr="0B39A83D">
        <w:rPr>
          <w:rFonts w:cs="Times New Roman"/>
          <w:i/>
          <w:iCs/>
        </w:rPr>
        <w:t>Sordariomycetes</w:t>
      </w:r>
      <w:r w:rsidRPr="0B39A83D">
        <w:rPr>
          <w:rFonts w:cs="Times New Roman"/>
        </w:rPr>
        <w:t xml:space="preserve"> are COS emitters. All these results provide insights to explain the balance of COS fluxes in the different soil types. LB soils in the dark were the most important COS sinks across all soil types and light treatments (Fig. 1b). This was particularly consistent with the composition of the communities found within the LB soils, which harboured both bacteria of the </w:t>
      </w:r>
      <w:r w:rsidRPr="0B39A83D">
        <w:rPr>
          <w:rFonts w:cs="Times New Roman"/>
          <w:i/>
          <w:iCs/>
        </w:rPr>
        <w:t>Actinobacteria</w:t>
      </w:r>
      <w:r w:rsidRPr="0B39A83D">
        <w:rPr>
          <w:rFonts w:cs="Times New Roman"/>
        </w:rPr>
        <w:t xml:space="preserve"> class and fungi of the </w:t>
      </w:r>
      <w:r w:rsidRPr="0B39A83D">
        <w:rPr>
          <w:rFonts w:cs="Times New Roman"/>
          <w:i/>
          <w:iCs/>
        </w:rPr>
        <w:t>Leotiomycetes</w:t>
      </w:r>
      <w:r w:rsidRPr="0B39A83D">
        <w:rPr>
          <w:rFonts w:cs="Times New Roman"/>
        </w:rPr>
        <w:t xml:space="preserve"> class, both of which are potent consumers of COS. Second, TL soils under light represented much more efficient COS sinks than in the dark</w:t>
      </w:r>
      <w:ins w:id="191" w:author="Nicolas Fanin" w:date="2020-06-11T14:26:00Z">
        <w:r w:rsidR="00DC232E">
          <w:rPr>
            <w:rFonts w:cs="Times New Roman"/>
          </w:rPr>
          <w:t xml:space="preserve">, </w:t>
        </w:r>
        <w:commentRangeStart w:id="192"/>
        <w:r w:rsidR="00DC232E">
          <w:rPr>
            <w:rFonts w:cs="Times New Roman"/>
          </w:rPr>
          <w:t xml:space="preserve">notably due </w:t>
        </w:r>
        <w:proofErr w:type="gramStart"/>
        <w:r w:rsidR="00DC232E">
          <w:rPr>
            <w:rFonts w:cs="Times New Roman"/>
          </w:rPr>
          <w:t xml:space="preserve">to </w:t>
        </w:r>
        <w:commentRangeEnd w:id="192"/>
        <w:proofErr w:type="gramEnd"/>
        <w:r w:rsidR="00DC232E">
          <w:rPr>
            <w:rStyle w:val="Marquedecommentaire"/>
            <w:rFonts w:cs="Mangal"/>
          </w:rPr>
          <w:commentReference w:id="192"/>
        </w:r>
      </w:ins>
      <w:r w:rsidRPr="0B39A83D">
        <w:rPr>
          <w:rFonts w:cs="Times New Roman"/>
        </w:rPr>
        <w:t xml:space="preserve">. </w:t>
      </w:r>
      <w:commentRangeStart w:id="193"/>
      <w:r w:rsidRPr="0B39A83D">
        <w:rPr>
          <w:rFonts w:cs="Times New Roman"/>
        </w:rPr>
        <w:t xml:space="preserve">Moving from the dark treatment to light led to a significant </w:t>
      </w:r>
      <w:r w:rsidRPr="0B39A83D">
        <w:rPr>
          <w:rFonts w:cs="Times New Roman"/>
        </w:rPr>
        <w:lastRenderedPageBreak/>
        <w:t xml:space="preserve">shift in phototrophic community composition, including an increase in the relative abundance of the </w:t>
      </w:r>
      <w:proofErr w:type="spellStart"/>
      <w:r w:rsidRPr="0B39A83D">
        <w:rPr>
          <w:rFonts w:cs="Times New Roman"/>
          <w:i/>
          <w:iCs/>
        </w:rPr>
        <w:t>Takakiopsida</w:t>
      </w:r>
      <w:proofErr w:type="spellEnd"/>
      <w:r w:rsidRPr="0B39A83D">
        <w:rPr>
          <w:rFonts w:cs="Times New Roman"/>
        </w:rPr>
        <w:t xml:space="preserve"> class.</w:t>
      </w:r>
      <w:commentRangeEnd w:id="193"/>
      <w:r w:rsidR="00DC232E">
        <w:rPr>
          <w:rStyle w:val="Marquedecommentaire"/>
          <w:rFonts w:cs="Mangal"/>
        </w:rPr>
        <w:commentReference w:id="193"/>
      </w:r>
      <w:r w:rsidRPr="0B39A83D">
        <w:rPr>
          <w:rFonts w:cs="Times New Roman"/>
        </w:rPr>
        <w:t xml:space="preserve"> Although this class remains a minority within phototrophic communities, bryophytes are known to be powerful consumers of COS </w:t>
      </w:r>
      <w:r w:rsidR="00FB0444" w:rsidRPr="0B39A83D">
        <w:rPr>
          <w:rFonts w:cs="Times New Roman"/>
        </w:rPr>
        <w:fldChar w:fldCharType="begin"/>
      </w:r>
      <w:r w:rsidR="00FB0444" w:rsidRPr="0B39A83D">
        <w:rPr>
          <w:rFonts w:cs="Times New Roman"/>
        </w:rPr>
        <w:instrText xml:space="preserve"> ADDIN ZOTERO_ITEM CSL_CITATION {"citationID":"emJ6RjjD","properties":{"formattedCitation":"(Gimeno et al., 2017)","plainCitation":"(Gimeno et al., 2017)","noteIndex":0},"citationItems":[{"id":358,"uris":["http://zotero.org/users/4812129/items/GI76B4BX"],"uri":["http://zotero.org/users/4812129/items/GI76B4BX"],"itemData":{"id":358,"type":"article-journal","abstract":"Carbonyl sulphide (COS) is a potential tracer of gross primary productivity (GPP), assuming a unidirectional COS flux into the vegetation that scales with GPP. However, carbonic anhydrase (CA), the enzyme that hydrolyses COS, is expected to be light independent, and thus plants without stomata should continue to take up COS in the dark. We measured net CO2 (AC ) and COS (AS ) uptake rates from two astomatous bryophytes at different relative water contents (RWCs), COS concentrations, temperatures and light intensities. We found large AS in the dark, indicating that CA activity continues without photosynthesis. More surprisingly, we found a nonzero COS compensation point in light and dark conditions, indicating a temperature-driven COS source with a Q10 (fractional change for a 10°C temperature increase) of 3.7. This resulted in greater AS in the dark than in the light at similar RWC. The processes underlying such COS emissions remain unknown. Our results suggest that ecosystems dominated by bryophytes might be strong atmospheric sinks of COS at night and weaker sinks or even sources of COS during daytime. Biotic COS production in bryophytes could result from symbiotic fungal and bacterial partners that could also be found on vascular plants.","container-title":"The New Phytologist","DOI":"10.1111/nph.14584","ISSN":"1469-8137","issue":"3","journalAbbreviation":"New Phytol.","language":"eng","note":"PMID: 28467665\nPMCID: PMC5518222","page":"965-976","source":"PubMed","title":"Bryophyte gas-exchange dynamics along varying hydration status reveal a significant carbonyl sulphide (COS) sink in the dark and COS source in the light","volume":"215","author":[{"family":"Gimeno","given":"Teresa E."},{"family":"Ogée","given":"Jérôme"},{"family":"Royles","given":"Jessica"},{"family":"Gibon","given":"Yves"},{"family":"West","given":"Jason B."},{"family":"Burlett","given":"Régis"},{"family":"Jones","given":"Sam P."},{"family":"Sauze","given":"Joana"},{"family":"Wohl","given":"Steven"},{"family":"Benard","given":"Camille"},{"family":"Genty","given":"Bernard"},{"family":"Wingate","given":"Lisa"}],"issued":{"date-parts":[["2017",8]]}}}],"schema":"https://github.com/citation-style-language/schema/raw/master/csl-citation.json"} </w:instrText>
      </w:r>
      <w:r w:rsidR="00FB0444" w:rsidRPr="0B39A83D">
        <w:rPr>
          <w:rFonts w:cs="Times New Roman"/>
        </w:rPr>
        <w:fldChar w:fldCharType="separate"/>
      </w:r>
      <w:r w:rsidRPr="0B39A83D">
        <w:rPr>
          <w:rFonts w:cs="Times New Roman"/>
        </w:rPr>
        <w:t>(Gimeno et al., 2017)</w:t>
      </w:r>
      <w:r w:rsidR="00FB0444" w:rsidRPr="0B39A83D">
        <w:rPr>
          <w:rFonts w:cs="Times New Roman"/>
        </w:rPr>
        <w:fldChar w:fldCharType="end"/>
      </w:r>
      <w:r w:rsidRPr="0B39A83D">
        <w:rPr>
          <w:rFonts w:cs="Times New Roman"/>
        </w:rPr>
        <w:t xml:space="preserve">. </w:t>
      </w:r>
    </w:p>
    <w:p w14:paraId="3E497132" w14:textId="22885558" w:rsidR="004A7746" w:rsidRDefault="004A7746" w:rsidP="00E50C5D">
      <w:pPr>
        <w:spacing w:line="360" w:lineRule="auto"/>
        <w:jc w:val="both"/>
        <w:rPr>
          <w:rFonts w:cs="Times New Roman"/>
        </w:rPr>
      </w:pPr>
    </w:p>
    <w:p w14:paraId="633EE410" w14:textId="275F3091" w:rsidR="004A7746" w:rsidRPr="004A7746" w:rsidRDefault="004A7746" w:rsidP="004A7746">
      <w:pPr>
        <w:pStyle w:val="Titre1"/>
      </w:pPr>
      <w:bookmarkStart w:id="194" w:name="_Toc42400686"/>
      <w:r>
        <w:t>Conclusion</w:t>
      </w:r>
      <w:bookmarkEnd w:id="194"/>
    </w:p>
    <w:p w14:paraId="3513CD9D" w14:textId="2FCFDEAE" w:rsidR="00452CBF" w:rsidRDefault="00452CBF" w:rsidP="00E50C5D">
      <w:pPr>
        <w:spacing w:line="360" w:lineRule="auto"/>
        <w:jc w:val="both"/>
        <w:rPr>
          <w:rFonts w:cs="Times New Roman"/>
        </w:rPr>
      </w:pPr>
    </w:p>
    <w:p w14:paraId="549E8D0E" w14:textId="11BB0F77" w:rsidR="00483947" w:rsidRDefault="0B39A83D" w:rsidP="00E50C5D">
      <w:pPr>
        <w:spacing w:line="360" w:lineRule="auto"/>
        <w:jc w:val="both"/>
        <w:rPr>
          <w:rFonts w:cs="Times New Roman"/>
        </w:rPr>
      </w:pPr>
      <w:r w:rsidRPr="0B39A83D">
        <w:rPr>
          <w:rFonts w:cs="Times New Roman"/>
        </w:rPr>
        <w:t>The work carried out during this research project reveals that light, through its effect on phototrophic organisms, affects soil microbial communities altogether. We found that these light-induced shifts in the composition and structure of soil microbial communities followed different patterns depending on the physico</w:t>
      </w:r>
      <w:del w:id="195" w:author="Nicolas Fanin" w:date="2020-06-11T14:30:00Z">
        <w:r w:rsidRPr="0B39A83D" w:rsidDel="00115136">
          <w:rPr>
            <w:rFonts w:cs="Times New Roman"/>
          </w:rPr>
          <w:delText>-</w:delText>
        </w:r>
      </w:del>
      <w:r w:rsidRPr="0B39A83D">
        <w:rPr>
          <w:rFonts w:cs="Times New Roman"/>
        </w:rPr>
        <w:t xml:space="preserve">chemical parameters of the soils, with pH and particle size being the two main drivers within this category. Our results are in agreement with our first hypothesis about light shaping phototroph communities, as light significantly influenced phototroph community composition in all soil types. The results also support our second hypothesis that shifts in phototrophic communities </w:t>
      </w:r>
      <w:del w:id="196" w:author="Nicolas Fanin" w:date="2020-06-11T16:05:00Z">
        <w:r w:rsidRPr="0B39A83D" w:rsidDel="000E4F84">
          <w:rPr>
            <w:rFonts w:cs="Times New Roman"/>
          </w:rPr>
          <w:delText xml:space="preserve">should </w:delText>
        </w:r>
      </w:del>
      <w:ins w:id="197" w:author="Nicolas Fanin" w:date="2020-06-11T16:05:00Z">
        <w:r w:rsidR="000E4F84" w:rsidRPr="0B39A83D">
          <w:rPr>
            <w:rFonts w:cs="Times New Roman"/>
          </w:rPr>
          <w:t>influence</w:t>
        </w:r>
        <w:r w:rsidR="000E4F84" w:rsidRPr="0B39A83D">
          <w:rPr>
            <w:rFonts w:cs="Times New Roman"/>
          </w:rPr>
          <w:t xml:space="preserve"> </w:t>
        </w:r>
      </w:ins>
      <w:r w:rsidRPr="0B39A83D">
        <w:rPr>
          <w:rFonts w:cs="Times New Roman"/>
        </w:rPr>
        <w:t xml:space="preserve">in turn </w:t>
      </w:r>
      <w:del w:id="198" w:author="Nicolas Fanin" w:date="2020-06-11T16:05:00Z">
        <w:r w:rsidRPr="0B39A83D" w:rsidDel="000E4F84">
          <w:rPr>
            <w:rFonts w:cs="Times New Roman"/>
          </w:rPr>
          <w:delText xml:space="preserve">influence </w:delText>
        </w:r>
      </w:del>
      <w:r w:rsidRPr="0B39A83D">
        <w:rPr>
          <w:rFonts w:cs="Times New Roman"/>
        </w:rPr>
        <w:t xml:space="preserve">heterotrophic communities. Many classes of bacteria and fungi, </w:t>
      </w:r>
      <w:ins w:id="199" w:author="Lisa Wingate" w:date="2020-06-10T17:01:00Z">
        <w:r w:rsidRPr="0B39A83D">
          <w:rPr>
            <w:rFonts w:cs="Times New Roman"/>
          </w:rPr>
          <w:t xml:space="preserve">either </w:t>
        </w:r>
      </w:ins>
      <w:r w:rsidRPr="0B39A83D">
        <w:rPr>
          <w:rFonts w:cs="Times New Roman"/>
        </w:rPr>
        <w:t xml:space="preserve">known as potential parasites or predators of algae, or others for their high capacity to exploit the resources of their environment (i.e. copiotrophic organisms), have shown correlations between their abundance and that of algae favoured by light. Finally, our third hypothesis is partially validated, since we were able to observe many links between COS fluxes and microbial classes. Some of these observations were consistent with the current literature on the subject, while others were not. As such, in order to further explore the effects of environmental drivers on COS fluxes related to soil microbial communities, the next step would be to improve existing pipelines for a better characterization of these communities. This would allow the efficient </w:t>
      </w:r>
      <w:del w:id="200" w:author="Lisa Wingate" w:date="2020-06-10T17:02:00Z">
        <w:r w:rsidR="00483947" w:rsidRPr="0B39A83D" w:rsidDel="0B39A83D">
          <w:rPr>
            <w:rFonts w:cs="Times New Roman"/>
          </w:rPr>
          <w:delText>application of</w:delText>
        </w:r>
      </w:del>
      <w:ins w:id="201" w:author="Lisa Wingate" w:date="2020-06-10T17:02:00Z">
        <w:r w:rsidRPr="0B39A83D">
          <w:rPr>
            <w:rFonts w:cs="Times New Roman"/>
          </w:rPr>
          <w:t>attribution of functio</w:t>
        </w:r>
      </w:ins>
      <w:ins w:id="202" w:author="Lisa Wingate" w:date="2020-06-10T17:03:00Z">
        <w:r w:rsidRPr="0B39A83D">
          <w:rPr>
            <w:rFonts w:cs="Times New Roman"/>
          </w:rPr>
          <w:t>n at</w:t>
        </w:r>
      </w:ins>
      <w:r w:rsidRPr="0B39A83D">
        <w:rPr>
          <w:rFonts w:cs="Times New Roman"/>
        </w:rPr>
        <w:t xml:space="preserve"> more precise taxonomic levels, thus allowing the observation of potential interactions that have remained hidden until now, and to define more precisely the role of the different actors within </w:t>
      </w:r>
      <w:ins w:id="203" w:author="Lisa Wingate" w:date="2020-06-10T17:03:00Z">
        <w:r w:rsidRPr="0B39A83D">
          <w:rPr>
            <w:rFonts w:cs="Times New Roman"/>
          </w:rPr>
          <w:t>the soil phycosphere</w:t>
        </w:r>
        <w:del w:id="204" w:author="Nicolas Fanin" w:date="2020-06-11T16:06:00Z">
          <w:r w:rsidRPr="0B39A83D" w:rsidDel="000E4F84">
            <w:rPr>
              <w:rFonts w:cs="Times New Roman"/>
            </w:rPr>
            <w:delText xml:space="preserve">? </w:delText>
          </w:r>
        </w:del>
      </w:ins>
      <w:del w:id="205" w:author="Nicolas Fanin" w:date="2020-06-11T16:06:00Z">
        <w:r w:rsidRPr="0B39A83D" w:rsidDel="000E4F84">
          <w:rPr>
            <w:rFonts w:cs="Times New Roman"/>
          </w:rPr>
          <w:delText>microbial communities</w:delText>
        </w:r>
      </w:del>
      <w:bookmarkStart w:id="206" w:name="_GoBack"/>
      <w:bookmarkEnd w:id="206"/>
      <w:r w:rsidRPr="0B39A83D">
        <w:rPr>
          <w:rFonts w:cs="Times New Roman"/>
        </w:rPr>
        <w:t>.</w:t>
      </w:r>
    </w:p>
    <w:p w14:paraId="5FC774BC" w14:textId="01D62C50" w:rsidR="0032420C" w:rsidRDefault="0032420C" w:rsidP="00E50C5D">
      <w:pPr>
        <w:spacing w:line="360" w:lineRule="auto"/>
        <w:jc w:val="both"/>
        <w:rPr>
          <w:rFonts w:cs="Times New Roman"/>
        </w:rPr>
      </w:pPr>
    </w:p>
    <w:p w14:paraId="106EAEA4" w14:textId="22E18945" w:rsidR="0032420C" w:rsidRDefault="0032420C" w:rsidP="0032420C">
      <w:pPr>
        <w:pStyle w:val="Titre1"/>
      </w:pPr>
      <w:bookmarkStart w:id="207" w:name="_Toc42400687"/>
      <w:r>
        <w:t>References</w:t>
      </w:r>
      <w:bookmarkEnd w:id="207"/>
    </w:p>
    <w:p w14:paraId="17C183A2" w14:textId="3A31C38B" w:rsidR="00452CBF" w:rsidRDefault="00452CBF" w:rsidP="00E50C5D">
      <w:pPr>
        <w:spacing w:line="360" w:lineRule="auto"/>
        <w:jc w:val="both"/>
        <w:rPr>
          <w:rFonts w:cs="Times New Roman"/>
        </w:rPr>
      </w:pPr>
    </w:p>
    <w:p w14:paraId="474F1130" w14:textId="0BADFD59" w:rsidR="005F3E09" w:rsidRPr="005F3E09" w:rsidRDefault="00373D3D" w:rsidP="005F3E09">
      <w:pPr>
        <w:pStyle w:val="Bibliographie"/>
        <w:spacing w:line="240" w:lineRule="auto"/>
        <w:rPr>
          <w:rFonts w:cs="Times New Roman"/>
          <w:sz w:val="22"/>
          <w:szCs w:val="20"/>
        </w:rPr>
      </w:pPr>
      <w:r w:rsidRPr="005F3E09">
        <w:rPr>
          <w:rFonts w:ascii="Liberation Serif" w:hAnsi="Liberation Serif"/>
          <w:sz w:val="22"/>
          <w:szCs w:val="20"/>
        </w:rPr>
        <w:fldChar w:fldCharType="begin"/>
      </w:r>
      <w:r w:rsidRPr="005F3E09">
        <w:rPr>
          <w:sz w:val="22"/>
          <w:szCs w:val="20"/>
        </w:rPr>
        <w:instrText xml:space="preserve"> ADDIN ZOTERO_BIBL {"uncited":[],"omitted":[],"custom":[]} CSL_BIBLIOGRAPHY </w:instrText>
      </w:r>
      <w:r w:rsidRPr="005F3E09">
        <w:rPr>
          <w:rFonts w:ascii="Liberation Serif" w:hAnsi="Liberation Serif"/>
          <w:sz w:val="22"/>
          <w:szCs w:val="20"/>
        </w:rPr>
        <w:fldChar w:fldCharType="separate"/>
      </w:r>
      <w:r w:rsidR="005F3E09" w:rsidRPr="005F3E09">
        <w:rPr>
          <w:rFonts w:cs="Times New Roman"/>
          <w:sz w:val="22"/>
          <w:szCs w:val="20"/>
        </w:rPr>
        <w:t xml:space="preserve">Berry, J., Wolf, A., Campbell, J. E., Baker, I., Blake, N., Blake, D., … Zhu, Z. (2013). A coupled model of the global cycles of carbonyl sulfide and CO2: A possible new window on the carbon cycle. </w:t>
      </w:r>
      <w:r w:rsidR="005F3E09" w:rsidRPr="005F3E09">
        <w:rPr>
          <w:rFonts w:cs="Times New Roman"/>
          <w:i/>
          <w:iCs/>
          <w:sz w:val="22"/>
          <w:szCs w:val="20"/>
        </w:rPr>
        <w:t>Journal of Geophysical Research: Biogeosciences</w:t>
      </w:r>
      <w:r w:rsidR="005F3E09" w:rsidRPr="005F3E09">
        <w:rPr>
          <w:rFonts w:cs="Times New Roman"/>
          <w:sz w:val="22"/>
          <w:szCs w:val="20"/>
        </w:rPr>
        <w:t xml:space="preserve">, </w:t>
      </w:r>
      <w:r w:rsidR="005F3E09" w:rsidRPr="005F3E09">
        <w:rPr>
          <w:rFonts w:cs="Times New Roman"/>
          <w:i/>
          <w:iCs/>
          <w:sz w:val="22"/>
          <w:szCs w:val="20"/>
        </w:rPr>
        <w:t>118</w:t>
      </w:r>
      <w:r w:rsidR="005F3E09" w:rsidRPr="005F3E09">
        <w:rPr>
          <w:rFonts w:cs="Times New Roman"/>
          <w:sz w:val="22"/>
          <w:szCs w:val="20"/>
        </w:rPr>
        <w:t xml:space="preserve">(2), 842–852. </w:t>
      </w:r>
    </w:p>
    <w:p w14:paraId="3F5341A5" w14:textId="77777777"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Blezinger, S., Wilhelm, C., &amp; Kesselmeier, J. (2000). Enzymatic Consumption of Carbonyl Sulfide (COS) by Marine Algae. </w:t>
      </w:r>
      <w:r w:rsidRPr="005F3E09">
        <w:rPr>
          <w:rFonts w:cs="Times New Roman"/>
          <w:i/>
          <w:iCs/>
          <w:sz w:val="22"/>
          <w:szCs w:val="20"/>
        </w:rPr>
        <w:t>Biogeochemistry</w:t>
      </w:r>
      <w:r w:rsidRPr="005F3E09">
        <w:rPr>
          <w:rFonts w:cs="Times New Roman"/>
          <w:sz w:val="22"/>
          <w:szCs w:val="20"/>
        </w:rPr>
        <w:t xml:space="preserve">, </w:t>
      </w:r>
      <w:r w:rsidRPr="005F3E09">
        <w:rPr>
          <w:rFonts w:cs="Times New Roman"/>
          <w:i/>
          <w:iCs/>
          <w:sz w:val="22"/>
          <w:szCs w:val="20"/>
        </w:rPr>
        <w:t>48</w:t>
      </w:r>
      <w:r w:rsidRPr="005F3E09">
        <w:rPr>
          <w:rFonts w:cs="Times New Roman"/>
          <w:sz w:val="22"/>
          <w:szCs w:val="20"/>
        </w:rPr>
        <w:t>(2), 185–197. Retrieved from JSTOR.</w:t>
      </w:r>
    </w:p>
    <w:p w14:paraId="780A1D4C" w14:textId="65BC9418"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lastRenderedPageBreak/>
        <w:t xml:space="preserve">Campbell, J., Carmichael, G., Chai, T., Mena-Carrasco, M., Tang, Y., Blake, D., … Stanier, C. (2008). Photosynthetic Control of Atmospheric Carbonyl Sulfide During the Growing Season. </w:t>
      </w:r>
      <w:r w:rsidRPr="005F3E09">
        <w:rPr>
          <w:rFonts w:cs="Times New Roman"/>
          <w:i/>
          <w:iCs/>
          <w:sz w:val="22"/>
          <w:szCs w:val="20"/>
        </w:rPr>
        <w:t>Science (New York, N.Y.)</w:t>
      </w:r>
      <w:r w:rsidRPr="005F3E09">
        <w:rPr>
          <w:rFonts w:cs="Times New Roman"/>
          <w:sz w:val="22"/>
          <w:szCs w:val="20"/>
        </w:rPr>
        <w:t xml:space="preserve">, </w:t>
      </w:r>
      <w:r w:rsidRPr="005F3E09">
        <w:rPr>
          <w:rFonts w:cs="Times New Roman"/>
          <w:i/>
          <w:iCs/>
          <w:sz w:val="22"/>
          <w:szCs w:val="20"/>
        </w:rPr>
        <w:t>322</w:t>
      </w:r>
      <w:r w:rsidRPr="005F3E09">
        <w:rPr>
          <w:rFonts w:cs="Times New Roman"/>
          <w:sz w:val="22"/>
          <w:szCs w:val="20"/>
        </w:rPr>
        <w:t xml:space="preserve">, 1085–1088. </w:t>
      </w:r>
    </w:p>
    <w:p w14:paraId="3712DBF4" w14:textId="07410DD7"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Cano-Díaz, C., Maestre, F. T., Eldridge, D. J., Singh, B. K., Bardgett, R. D., Fierer, N., &amp; Delgado-Baquerizo, M. (2019). </w:t>
      </w:r>
      <w:r w:rsidRPr="005F3E09">
        <w:rPr>
          <w:rFonts w:cs="Times New Roman"/>
          <w:i/>
          <w:iCs/>
          <w:sz w:val="22"/>
          <w:szCs w:val="20"/>
        </w:rPr>
        <w:t>Ecological niche differentiation in soil cyanobacterial communities across the globe</w:t>
      </w:r>
      <w:r w:rsidRPr="005F3E09">
        <w:rPr>
          <w:rFonts w:cs="Times New Roman"/>
          <w:sz w:val="22"/>
          <w:szCs w:val="20"/>
        </w:rPr>
        <w:t xml:space="preserve"> [Preprint]. </w:t>
      </w:r>
    </w:p>
    <w:p w14:paraId="698CF67B" w14:textId="79748C8E" w:rsidR="005F3E09" w:rsidRPr="005F3E09" w:rsidRDefault="005F3E09" w:rsidP="005F3E09">
      <w:pPr>
        <w:pStyle w:val="Bibliographie"/>
        <w:spacing w:line="240" w:lineRule="auto"/>
        <w:rPr>
          <w:rFonts w:cs="Times New Roman"/>
          <w:sz w:val="22"/>
          <w:szCs w:val="20"/>
        </w:rPr>
      </w:pPr>
      <w:r w:rsidRPr="005F3E09">
        <w:rPr>
          <w:rFonts w:cs="Times New Roman"/>
          <w:sz w:val="22"/>
          <w:szCs w:val="20"/>
          <w:lang w:val="fr-FR"/>
        </w:rPr>
        <w:t xml:space="preserve">Djemiel, C., Plassard, D., Terrat, S., Crouzet, O., Sauze, J., Mondy, S., … </w:t>
      </w:r>
      <w:r w:rsidRPr="005F3E09">
        <w:rPr>
          <w:rFonts w:cs="Times New Roman"/>
          <w:sz w:val="22"/>
          <w:szCs w:val="20"/>
        </w:rPr>
        <w:t xml:space="preserve">Maron, P.-A. (2020). µgreen-db: a reference database for the 23S rRNA gene of eukaryotic plastids and cyanobacteria. </w:t>
      </w:r>
      <w:r w:rsidRPr="005F3E09">
        <w:rPr>
          <w:rFonts w:cs="Times New Roman"/>
          <w:i/>
          <w:iCs/>
          <w:sz w:val="22"/>
          <w:szCs w:val="20"/>
        </w:rPr>
        <w:t>Scientific Reports</w:t>
      </w:r>
      <w:r w:rsidRPr="005F3E09">
        <w:rPr>
          <w:rFonts w:cs="Times New Roman"/>
          <w:sz w:val="22"/>
          <w:szCs w:val="20"/>
        </w:rPr>
        <w:t xml:space="preserve">, </w:t>
      </w:r>
      <w:r w:rsidRPr="005F3E09">
        <w:rPr>
          <w:rFonts w:cs="Times New Roman"/>
          <w:i/>
          <w:iCs/>
          <w:sz w:val="22"/>
          <w:szCs w:val="20"/>
        </w:rPr>
        <w:t>10</w:t>
      </w:r>
      <w:r w:rsidRPr="005F3E09">
        <w:rPr>
          <w:rFonts w:cs="Times New Roman"/>
          <w:sz w:val="22"/>
          <w:szCs w:val="20"/>
        </w:rPr>
        <w:t xml:space="preserve">(1), 1–11. </w:t>
      </w:r>
    </w:p>
    <w:p w14:paraId="5FD8BA87" w14:textId="5419B654"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Gimeno, T. E., Ogée, J., Royles, J., Gibon, Y., West, J. B., Burlett, R., … Wingate, L. (2017). Bryophyte gas-exchange dynamics along varying hydration status reveal a significant carbonyl sulphide (COS) sink in the dark and COS source in the light. </w:t>
      </w:r>
      <w:r w:rsidRPr="005F3E09">
        <w:rPr>
          <w:rFonts w:cs="Times New Roman"/>
          <w:i/>
          <w:iCs/>
          <w:sz w:val="22"/>
          <w:szCs w:val="20"/>
        </w:rPr>
        <w:t>The New Phytologist</w:t>
      </w:r>
      <w:r w:rsidRPr="005F3E09">
        <w:rPr>
          <w:rFonts w:cs="Times New Roman"/>
          <w:sz w:val="22"/>
          <w:szCs w:val="20"/>
        </w:rPr>
        <w:t xml:space="preserve">, </w:t>
      </w:r>
      <w:r w:rsidRPr="005F3E09">
        <w:rPr>
          <w:rFonts w:cs="Times New Roman"/>
          <w:i/>
          <w:iCs/>
          <w:sz w:val="22"/>
          <w:szCs w:val="20"/>
        </w:rPr>
        <w:t>215</w:t>
      </w:r>
      <w:r w:rsidRPr="005F3E09">
        <w:rPr>
          <w:rFonts w:cs="Times New Roman"/>
          <w:sz w:val="22"/>
          <w:szCs w:val="20"/>
        </w:rPr>
        <w:t xml:space="preserve">(3), 965–976. </w:t>
      </w:r>
    </w:p>
    <w:p w14:paraId="1878B1D3" w14:textId="77777777"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Gries, C., Nash, T. H., &amp; Kesselmeier, J. (1994). Exchange of reduced sulfur gases between lichens and the atmosphere. </w:t>
      </w:r>
      <w:r w:rsidRPr="005F3E09">
        <w:rPr>
          <w:rFonts w:cs="Times New Roman"/>
          <w:i/>
          <w:iCs/>
          <w:sz w:val="22"/>
          <w:szCs w:val="20"/>
        </w:rPr>
        <w:t>Biogeochemistry</w:t>
      </w:r>
      <w:r w:rsidRPr="005F3E09">
        <w:rPr>
          <w:rFonts w:cs="Times New Roman"/>
          <w:sz w:val="22"/>
          <w:szCs w:val="20"/>
        </w:rPr>
        <w:t xml:space="preserve">, </w:t>
      </w:r>
      <w:r w:rsidRPr="005F3E09">
        <w:rPr>
          <w:rFonts w:cs="Times New Roman"/>
          <w:i/>
          <w:iCs/>
          <w:sz w:val="22"/>
          <w:szCs w:val="20"/>
        </w:rPr>
        <w:t>26</w:t>
      </w:r>
      <w:r w:rsidRPr="005F3E09">
        <w:rPr>
          <w:rFonts w:cs="Times New Roman"/>
          <w:sz w:val="22"/>
          <w:szCs w:val="20"/>
        </w:rPr>
        <w:t>(1), 25–39. doi: 10.1007/BF02180402</w:t>
      </w:r>
    </w:p>
    <w:p w14:paraId="694AAAE4" w14:textId="3170EBFA"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Ho, A., Di Lonardo, D. P., &amp; Bodelier, P. L. E. (2017). Revisiting life strategy concepts in environmental microbial ecology. </w:t>
      </w:r>
      <w:r w:rsidRPr="005F3E09">
        <w:rPr>
          <w:rFonts w:cs="Times New Roman"/>
          <w:i/>
          <w:iCs/>
          <w:sz w:val="22"/>
          <w:szCs w:val="20"/>
        </w:rPr>
        <w:t>FEMS Microbiology Ecology</w:t>
      </w:r>
      <w:r w:rsidRPr="005F3E09">
        <w:rPr>
          <w:rFonts w:cs="Times New Roman"/>
          <w:sz w:val="22"/>
          <w:szCs w:val="20"/>
        </w:rPr>
        <w:t xml:space="preserve">, </w:t>
      </w:r>
      <w:r w:rsidRPr="005F3E09">
        <w:rPr>
          <w:rFonts w:cs="Times New Roman"/>
          <w:i/>
          <w:iCs/>
          <w:sz w:val="22"/>
          <w:szCs w:val="20"/>
        </w:rPr>
        <w:t>93</w:t>
      </w:r>
      <w:r w:rsidRPr="005F3E09">
        <w:rPr>
          <w:rFonts w:cs="Times New Roman"/>
          <w:sz w:val="22"/>
          <w:szCs w:val="20"/>
        </w:rPr>
        <w:t xml:space="preserve">(3). </w:t>
      </w:r>
    </w:p>
    <w:p w14:paraId="708AD25A" w14:textId="4DA0EB55"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Ibelings, B. W., Bruin, A. D., Kagami, M., Rijkeboer, M., Brehm, M., &amp; Donk, E. V. (2004). Host Parasite Interactions Between Freshwater Phytoplankton and Chytrid Fungi (chytridiomycota)1. </w:t>
      </w:r>
      <w:r w:rsidRPr="005F3E09">
        <w:rPr>
          <w:rFonts w:cs="Times New Roman"/>
          <w:i/>
          <w:iCs/>
          <w:sz w:val="22"/>
          <w:szCs w:val="20"/>
        </w:rPr>
        <w:t>Journal of Phycology</w:t>
      </w:r>
      <w:r w:rsidRPr="005F3E09">
        <w:rPr>
          <w:rFonts w:cs="Times New Roman"/>
          <w:sz w:val="22"/>
          <w:szCs w:val="20"/>
        </w:rPr>
        <w:t xml:space="preserve">, </w:t>
      </w:r>
      <w:r w:rsidRPr="005F3E09">
        <w:rPr>
          <w:rFonts w:cs="Times New Roman"/>
          <w:i/>
          <w:iCs/>
          <w:sz w:val="22"/>
          <w:szCs w:val="20"/>
        </w:rPr>
        <w:t>40</w:t>
      </w:r>
      <w:r w:rsidRPr="005F3E09">
        <w:rPr>
          <w:rFonts w:cs="Times New Roman"/>
          <w:sz w:val="22"/>
          <w:szCs w:val="20"/>
        </w:rPr>
        <w:t xml:space="preserve">(3), 437–453. </w:t>
      </w:r>
    </w:p>
    <w:p w14:paraId="18B4CB9F" w14:textId="6EF1CF0C"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Kaiser, C., Kilburn, M. R., Clode, P. L., Fuchslueger, L., Koranda, M., Cliff, J. B., … Murphy, D. V. (2015). Exploring the transfer of recent plant photosynthates to soil microbes: mycorrhizal pathway vs direct root exudation. </w:t>
      </w:r>
      <w:r w:rsidRPr="005F3E09">
        <w:rPr>
          <w:rFonts w:cs="Times New Roman"/>
          <w:i/>
          <w:iCs/>
          <w:sz w:val="22"/>
          <w:szCs w:val="20"/>
        </w:rPr>
        <w:t>The New Phytologist</w:t>
      </w:r>
      <w:r w:rsidRPr="005F3E09">
        <w:rPr>
          <w:rFonts w:cs="Times New Roman"/>
          <w:sz w:val="22"/>
          <w:szCs w:val="20"/>
        </w:rPr>
        <w:t xml:space="preserve">, </w:t>
      </w:r>
      <w:r w:rsidRPr="005F3E09">
        <w:rPr>
          <w:rFonts w:cs="Times New Roman"/>
          <w:i/>
          <w:iCs/>
          <w:sz w:val="22"/>
          <w:szCs w:val="20"/>
        </w:rPr>
        <w:t>205</w:t>
      </w:r>
      <w:r w:rsidRPr="005F3E09">
        <w:rPr>
          <w:rFonts w:cs="Times New Roman"/>
          <w:sz w:val="22"/>
          <w:szCs w:val="20"/>
        </w:rPr>
        <w:t xml:space="preserve">(4), 1537–1551. </w:t>
      </w:r>
    </w:p>
    <w:p w14:paraId="6AF44F3A" w14:textId="5AE3C462" w:rsidR="005F3E09" w:rsidRPr="005F3E09" w:rsidRDefault="005F3E09" w:rsidP="005F3E09">
      <w:pPr>
        <w:pStyle w:val="Bibliographie"/>
        <w:spacing w:line="240" w:lineRule="auto"/>
        <w:rPr>
          <w:rFonts w:cs="Times New Roman"/>
          <w:sz w:val="22"/>
          <w:szCs w:val="20"/>
        </w:rPr>
      </w:pPr>
      <w:r w:rsidRPr="00CF31A2">
        <w:rPr>
          <w:rFonts w:cs="Times New Roman"/>
          <w:sz w:val="22"/>
          <w:szCs w:val="20"/>
        </w:rPr>
        <w:t xml:space="preserve">Kesselmeier, J., Teusch, N., &amp; Kuhn, U. (1999). </w:t>
      </w:r>
      <w:r w:rsidRPr="005F3E09">
        <w:rPr>
          <w:rFonts w:cs="Times New Roman"/>
          <w:sz w:val="22"/>
          <w:szCs w:val="20"/>
        </w:rPr>
        <w:t xml:space="preserve">Controlling variables for the uptake of atmospheric carbonyl sulfide by soil. </w:t>
      </w:r>
      <w:r w:rsidRPr="005F3E09">
        <w:rPr>
          <w:rFonts w:cs="Times New Roman"/>
          <w:i/>
          <w:iCs/>
          <w:sz w:val="22"/>
          <w:szCs w:val="20"/>
        </w:rPr>
        <w:t>Journal of Geophysical Research: Atmospheres</w:t>
      </w:r>
      <w:r w:rsidRPr="005F3E09">
        <w:rPr>
          <w:rFonts w:cs="Times New Roman"/>
          <w:sz w:val="22"/>
          <w:szCs w:val="20"/>
        </w:rPr>
        <w:t xml:space="preserve">, </w:t>
      </w:r>
      <w:r w:rsidRPr="005F3E09">
        <w:rPr>
          <w:rFonts w:cs="Times New Roman"/>
          <w:i/>
          <w:iCs/>
          <w:sz w:val="22"/>
          <w:szCs w:val="20"/>
        </w:rPr>
        <w:t>104</w:t>
      </w:r>
      <w:r w:rsidRPr="005F3E09">
        <w:rPr>
          <w:rFonts w:cs="Times New Roman"/>
          <w:sz w:val="22"/>
          <w:szCs w:val="20"/>
        </w:rPr>
        <w:t>(D9)</w:t>
      </w:r>
    </w:p>
    <w:p w14:paraId="39905450" w14:textId="16AF3728"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Kitz, F., Gómez-Brandón, M., Eder, B., Etemadi, M., Spielmann, F. M., Hammerle, A., … Wohlfahrt, G. (2019). Soil carbonyl sulfide exchange in relation to microbial community composition: Insights from a managed grassland soil amendment experiment. </w:t>
      </w:r>
      <w:r w:rsidRPr="005F3E09">
        <w:rPr>
          <w:rFonts w:cs="Times New Roman"/>
          <w:i/>
          <w:iCs/>
          <w:sz w:val="22"/>
          <w:szCs w:val="20"/>
        </w:rPr>
        <w:t>Soil Biology and Biochemistry</w:t>
      </w:r>
      <w:r w:rsidRPr="005F3E09">
        <w:rPr>
          <w:rFonts w:cs="Times New Roman"/>
          <w:sz w:val="22"/>
          <w:szCs w:val="20"/>
        </w:rPr>
        <w:t xml:space="preserve">, </w:t>
      </w:r>
      <w:r w:rsidRPr="005F3E09">
        <w:rPr>
          <w:rFonts w:cs="Times New Roman"/>
          <w:i/>
          <w:iCs/>
          <w:sz w:val="22"/>
          <w:szCs w:val="20"/>
        </w:rPr>
        <w:t>135</w:t>
      </w:r>
      <w:r w:rsidRPr="005F3E09">
        <w:rPr>
          <w:rFonts w:cs="Times New Roman"/>
          <w:sz w:val="22"/>
          <w:szCs w:val="20"/>
        </w:rPr>
        <w:t xml:space="preserve">, 28–37. </w:t>
      </w:r>
    </w:p>
    <w:p w14:paraId="70FF5ECC" w14:textId="77777777"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Lund, J. W. G. (1947). Observations on Soil Algae II. Notes on Groups Other than Diatoms. </w:t>
      </w:r>
      <w:r w:rsidRPr="005F3E09">
        <w:rPr>
          <w:rFonts w:cs="Times New Roman"/>
          <w:i/>
          <w:iCs/>
          <w:sz w:val="22"/>
          <w:szCs w:val="20"/>
        </w:rPr>
        <w:t>The New Phytologist</w:t>
      </w:r>
      <w:r w:rsidRPr="005F3E09">
        <w:rPr>
          <w:rFonts w:cs="Times New Roman"/>
          <w:sz w:val="22"/>
          <w:szCs w:val="20"/>
        </w:rPr>
        <w:t xml:space="preserve">, </w:t>
      </w:r>
      <w:r w:rsidRPr="005F3E09">
        <w:rPr>
          <w:rFonts w:cs="Times New Roman"/>
          <w:i/>
          <w:iCs/>
          <w:sz w:val="22"/>
          <w:szCs w:val="20"/>
        </w:rPr>
        <w:t>46</w:t>
      </w:r>
      <w:r w:rsidRPr="005F3E09">
        <w:rPr>
          <w:rFonts w:cs="Times New Roman"/>
          <w:sz w:val="22"/>
          <w:szCs w:val="20"/>
        </w:rPr>
        <w:t>(1), 35–60. Retrieved from JSTOR.</w:t>
      </w:r>
    </w:p>
    <w:p w14:paraId="0FE49ADE" w14:textId="443A9692"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Masaki, Y., Ozawa, R., Kageyama, K., &amp; Katayama, Y. (2016). Degradation and emission of carbonyl sulfide, an atmospheric trace gas, by fungi isolated from forest soil. </w:t>
      </w:r>
      <w:r w:rsidRPr="005F3E09">
        <w:rPr>
          <w:rFonts w:cs="Times New Roman"/>
          <w:i/>
          <w:iCs/>
          <w:sz w:val="22"/>
          <w:szCs w:val="20"/>
        </w:rPr>
        <w:t>FEMS Microbiology Letters</w:t>
      </w:r>
      <w:r w:rsidRPr="005F3E09">
        <w:rPr>
          <w:rFonts w:cs="Times New Roman"/>
          <w:sz w:val="22"/>
          <w:szCs w:val="20"/>
        </w:rPr>
        <w:t xml:space="preserve">, </w:t>
      </w:r>
      <w:r w:rsidRPr="005F3E09">
        <w:rPr>
          <w:rFonts w:cs="Times New Roman"/>
          <w:i/>
          <w:iCs/>
          <w:sz w:val="22"/>
          <w:szCs w:val="20"/>
        </w:rPr>
        <w:t>363</w:t>
      </w:r>
      <w:r w:rsidRPr="005F3E09">
        <w:rPr>
          <w:rFonts w:cs="Times New Roman"/>
          <w:sz w:val="22"/>
          <w:szCs w:val="20"/>
        </w:rPr>
        <w:t xml:space="preserve">(18). </w:t>
      </w:r>
    </w:p>
    <w:p w14:paraId="5015F9B5" w14:textId="3624FE3F"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Meredith, L. K., Ogée, J., Boye, K., Singer, E., Wingate, L., von Sperber, C., … Welander, P. V. (2019). Soil exchange rates of COS and CO 18 O differ with the diversity of microbial communities and their carbonic anhydrase enzymes. </w:t>
      </w:r>
      <w:r w:rsidRPr="005F3E09">
        <w:rPr>
          <w:rFonts w:cs="Times New Roman"/>
          <w:i/>
          <w:iCs/>
          <w:sz w:val="22"/>
          <w:szCs w:val="20"/>
        </w:rPr>
        <w:t>The ISME Journal</w:t>
      </w:r>
      <w:r w:rsidRPr="005F3E09">
        <w:rPr>
          <w:rFonts w:cs="Times New Roman"/>
          <w:sz w:val="22"/>
          <w:szCs w:val="20"/>
        </w:rPr>
        <w:t xml:space="preserve">, </w:t>
      </w:r>
      <w:r w:rsidRPr="005F3E09">
        <w:rPr>
          <w:rFonts w:cs="Times New Roman"/>
          <w:i/>
          <w:iCs/>
          <w:sz w:val="22"/>
          <w:szCs w:val="20"/>
        </w:rPr>
        <w:t>13</w:t>
      </w:r>
      <w:r w:rsidRPr="005F3E09">
        <w:rPr>
          <w:rFonts w:cs="Times New Roman"/>
          <w:sz w:val="22"/>
          <w:szCs w:val="20"/>
        </w:rPr>
        <w:t>(2), 290–300.</w:t>
      </w:r>
    </w:p>
    <w:p w14:paraId="76198465" w14:textId="2C939E19"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Montzka, S. A., Calvert, P., Hall, B. D., Elkins, J. W., Conway, T. J., Tans, P. P., &amp; Sweeney, C. (2007). On the global distribution, seasonality, and budget of atmospheric carbonyl sulfide (COS) and some similarities to CO2. </w:t>
      </w:r>
      <w:r w:rsidRPr="005F3E09">
        <w:rPr>
          <w:rFonts w:cs="Times New Roman"/>
          <w:i/>
          <w:iCs/>
          <w:sz w:val="22"/>
          <w:szCs w:val="20"/>
        </w:rPr>
        <w:t>Journal of Geophysical Research: Atmospheres</w:t>
      </w:r>
      <w:r w:rsidRPr="005F3E09">
        <w:rPr>
          <w:rFonts w:cs="Times New Roman"/>
          <w:sz w:val="22"/>
          <w:szCs w:val="20"/>
        </w:rPr>
        <w:t xml:space="preserve">, </w:t>
      </w:r>
      <w:r w:rsidRPr="005F3E09">
        <w:rPr>
          <w:rFonts w:cs="Times New Roman"/>
          <w:i/>
          <w:iCs/>
          <w:sz w:val="22"/>
          <w:szCs w:val="20"/>
        </w:rPr>
        <w:t>112</w:t>
      </w:r>
      <w:r w:rsidRPr="005F3E09">
        <w:rPr>
          <w:rFonts w:cs="Times New Roman"/>
          <w:sz w:val="22"/>
          <w:szCs w:val="20"/>
        </w:rPr>
        <w:t xml:space="preserve">(D9). </w:t>
      </w:r>
    </w:p>
    <w:p w14:paraId="4BF90942" w14:textId="3DCAEA84"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Ogawa, T., Kato, H., Higashide, M., Nishimiya, M., &amp; Katayama, Y. (2016). Degradation of carbonyl sulfide by Actinomycetes and detection of clade D of β-class carbonic anhydrase. </w:t>
      </w:r>
      <w:r w:rsidRPr="005F3E09">
        <w:rPr>
          <w:rFonts w:cs="Times New Roman"/>
          <w:i/>
          <w:iCs/>
          <w:sz w:val="22"/>
          <w:szCs w:val="20"/>
        </w:rPr>
        <w:t>FEMS Microbiology Letters</w:t>
      </w:r>
      <w:r w:rsidRPr="005F3E09">
        <w:rPr>
          <w:rFonts w:cs="Times New Roman"/>
          <w:sz w:val="22"/>
          <w:szCs w:val="20"/>
        </w:rPr>
        <w:t xml:space="preserve">, </w:t>
      </w:r>
      <w:r w:rsidRPr="005F3E09">
        <w:rPr>
          <w:rFonts w:cs="Times New Roman"/>
          <w:i/>
          <w:iCs/>
          <w:sz w:val="22"/>
          <w:szCs w:val="20"/>
        </w:rPr>
        <w:t>363</w:t>
      </w:r>
      <w:r w:rsidRPr="005F3E09">
        <w:rPr>
          <w:rFonts w:cs="Times New Roman"/>
          <w:sz w:val="22"/>
          <w:szCs w:val="20"/>
        </w:rPr>
        <w:t>(19).</w:t>
      </w:r>
    </w:p>
    <w:p w14:paraId="2BE4F87A" w14:textId="78966C70"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Ogawa, T., Noguchi, K., Saito, M., Nagahata, Y., Kato, H., Ohtaki, A., … Katayama, Y. (2013). Carbonyl sulfide hydrolase from Thiobacillus thioparus strain THI115 is one of the β-carbonic anhydrase family enzymes. </w:t>
      </w:r>
      <w:r w:rsidRPr="005F3E09">
        <w:rPr>
          <w:rFonts w:cs="Times New Roman"/>
          <w:i/>
          <w:iCs/>
          <w:sz w:val="22"/>
          <w:szCs w:val="20"/>
        </w:rPr>
        <w:t>Journal of the American Chemical Society</w:t>
      </w:r>
      <w:r w:rsidRPr="005F3E09">
        <w:rPr>
          <w:rFonts w:cs="Times New Roman"/>
          <w:sz w:val="22"/>
          <w:szCs w:val="20"/>
        </w:rPr>
        <w:t xml:space="preserve">, </w:t>
      </w:r>
      <w:r w:rsidRPr="005F3E09">
        <w:rPr>
          <w:rFonts w:cs="Times New Roman"/>
          <w:i/>
          <w:iCs/>
          <w:sz w:val="22"/>
          <w:szCs w:val="20"/>
        </w:rPr>
        <w:t>135</w:t>
      </w:r>
      <w:r w:rsidRPr="005F3E09">
        <w:rPr>
          <w:rFonts w:cs="Times New Roman"/>
          <w:sz w:val="22"/>
          <w:szCs w:val="20"/>
        </w:rPr>
        <w:t>(10), 3818–3825</w:t>
      </w:r>
    </w:p>
    <w:p w14:paraId="0A1D2F73" w14:textId="0C0B711F"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Plassart, P., Terrat, S., Thomson, B., Griffiths, R., Dequiedt, S., Lelievre, M., … Ranjard, L. (2012). Evaluation of the ISO Standard 11063 DNA Extraction Procedure for Assessing Soil Microbial Abundance and Community Structure. </w:t>
      </w:r>
      <w:r w:rsidRPr="005F3E09">
        <w:rPr>
          <w:rFonts w:cs="Times New Roman"/>
          <w:i/>
          <w:iCs/>
          <w:sz w:val="22"/>
          <w:szCs w:val="20"/>
        </w:rPr>
        <w:t>PLoS ONE</w:t>
      </w:r>
      <w:r w:rsidRPr="005F3E09">
        <w:rPr>
          <w:rFonts w:cs="Times New Roman"/>
          <w:sz w:val="22"/>
          <w:szCs w:val="20"/>
        </w:rPr>
        <w:t xml:space="preserve">, </w:t>
      </w:r>
      <w:r w:rsidRPr="005F3E09">
        <w:rPr>
          <w:rFonts w:cs="Times New Roman"/>
          <w:i/>
          <w:iCs/>
          <w:sz w:val="22"/>
          <w:szCs w:val="20"/>
        </w:rPr>
        <w:t>7</w:t>
      </w:r>
      <w:r w:rsidRPr="005F3E09">
        <w:rPr>
          <w:rFonts w:cs="Times New Roman"/>
          <w:sz w:val="22"/>
          <w:szCs w:val="20"/>
        </w:rPr>
        <w:t xml:space="preserve">(9). </w:t>
      </w:r>
    </w:p>
    <w:p w14:paraId="1CB1FB10" w14:textId="56D387BE"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Protoschill‐Krebs, G., Wilhelm, C., &amp; Kesselmeier, J. (1995). Consumption of Carbonyl Sulphide by Chlamydomonas reinhardtii with Different Activities of Carbonic Anhydrase (CA) Induced by Different CO2 Growing Regimes. </w:t>
      </w:r>
      <w:r w:rsidRPr="005F3E09">
        <w:rPr>
          <w:rFonts w:cs="Times New Roman"/>
          <w:i/>
          <w:iCs/>
          <w:sz w:val="22"/>
          <w:szCs w:val="20"/>
        </w:rPr>
        <w:t>Botanica Acta</w:t>
      </w:r>
      <w:r w:rsidRPr="005F3E09">
        <w:rPr>
          <w:rFonts w:cs="Times New Roman"/>
          <w:sz w:val="22"/>
          <w:szCs w:val="20"/>
        </w:rPr>
        <w:t xml:space="preserve">, </w:t>
      </w:r>
      <w:r w:rsidRPr="005F3E09">
        <w:rPr>
          <w:rFonts w:cs="Times New Roman"/>
          <w:i/>
          <w:iCs/>
          <w:sz w:val="22"/>
          <w:szCs w:val="20"/>
        </w:rPr>
        <w:t>108</w:t>
      </w:r>
      <w:r w:rsidRPr="005F3E09">
        <w:rPr>
          <w:rFonts w:cs="Times New Roman"/>
          <w:sz w:val="22"/>
          <w:szCs w:val="20"/>
        </w:rPr>
        <w:t xml:space="preserve">(5), 445–448. </w:t>
      </w:r>
    </w:p>
    <w:p w14:paraId="72F955B3" w14:textId="10423F89"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Protoschill-Krebs, G., Wilhelm, C., &amp; Kesselmeier, J. (1996). Consumption of carbonyl sulphide (COS) by higher plant carbonic anhydrase (CA). </w:t>
      </w:r>
      <w:r w:rsidRPr="005F3E09">
        <w:rPr>
          <w:rFonts w:cs="Times New Roman"/>
          <w:i/>
          <w:iCs/>
          <w:sz w:val="22"/>
          <w:szCs w:val="20"/>
        </w:rPr>
        <w:t>Atmospheric Environment</w:t>
      </w:r>
      <w:r w:rsidRPr="005F3E09">
        <w:rPr>
          <w:rFonts w:cs="Times New Roman"/>
          <w:sz w:val="22"/>
          <w:szCs w:val="20"/>
        </w:rPr>
        <w:t xml:space="preserve">, </w:t>
      </w:r>
      <w:r w:rsidRPr="005F3E09">
        <w:rPr>
          <w:rFonts w:cs="Times New Roman"/>
          <w:i/>
          <w:iCs/>
          <w:sz w:val="22"/>
          <w:szCs w:val="20"/>
        </w:rPr>
        <w:t>30</w:t>
      </w:r>
      <w:r w:rsidRPr="005F3E09">
        <w:rPr>
          <w:rFonts w:cs="Times New Roman"/>
          <w:sz w:val="22"/>
          <w:szCs w:val="20"/>
        </w:rPr>
        <w:t>(18)</w:t>
      </w:r>
    </w:p>
    <w:p w14:paraId="62599967" w14:textId="0389B261"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lastRenderedPageBreak/>
        <w:t xml:space="preserve">Ramette, A. (2007). Multivariate analyses in microbial ecology. </w:t>
      </w:r>
      <w:r w:rsidRPr="005F3E09">
        <w:rPr>
          <w:rFonts w:cs="Times New Roman"/>
          <w:i/>
          <w:iCs/>
          <w:sz w:val="22"/>
          <w:szCs w:val="20"/>
        </w:rPr>
        <w:t>FEMS Microbiology Ecology</w:t>
      </w:r>
      <w:r w:rsidRPr="005F3E09">
        <w:rPr>
          <w:rFonts w:cs="Times New Roman"/>
          <w:sz w:val="22"/>
          <w:szCs w:val="20"/>
        </w:rPr>
        <w:t xml:space="preserve">, </w:t>
      </w:r>
      <w:r w:rsidRPr="005F3E09">
        <w:rPr>
          <w:rFonts w:cs="Times New Roman"/>
          <w:i/>
          <w:iCs/>
          <w:sz w:val="22"/>
          <w:szCs w:val="20"/>
        </w:rPr>
        <w:t>62</w:t>
      </w:r>
      <w:r w:rsidRPr="005F3E09">
        <w:rPr>
          <w:rFonts w:cs="Times New Roman"/>
          <w:sz w:val="22"/>
          <w:szCs w:val="20"/>
        </w:rPr>
        <w:t xml:space="preserve">(2), 142–160. </w:t>
      </w:r>
    </w:p>
    <w:p w14:paraId="225EFB7B" w14:textId="3B674332"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Rhee, G.-‐ull, &amp; Gotham, I. J. (1981). The effect of environmental factors on phytoplankton growth: Light and the interactions of light with nitrate limitation1. </w:t>
      </w:r>
      <w:r w:rsidRPr="005F3E09">
        <w:rPr>
          <w:rFonts w:cs="Times New Roman"/>
          <w:i/>
          <w:iCs/>
          <w:sz w:val="22"/>
          <w:szCs w:val="20"/>
        </w:rPr>
        <w:t>Limnology and Oceanography</w:t>
      </w:r>
      <w:r w:rsidRPr="005F3E09">
        <w:rPr>
          <w:rFonts w:cs="Times New Roman"/>
          <w:sz w:val="22"/>
          <w:szCs w:val="20"/>
        </w:rPr>
        <w:t xml:space="preserve">, </w:t>
      </w:r>
      <w:r w:rsidRPr="005F3E09">
        <w:rPr>
          <w:rFonts w:cs="Times New Roman"/>
          <w:i/>
          <w:iCs/>
          <w:sz w:val="22"/>
          <w:szCs w:val="20"/>
        </w:rPr>
        <w:t>26</w:t>
      </w:r>
      <w:r w:rsidRPr="005F3E09">
        <w:rPr>
          <w:rFonts w:cs="Times New Roman"/>
          <w:sz w:val="22"/>
          <w:szCs w:val="20"/>
        </w:rPr>
        <w:t xml:space="preserve">(4), 649–659. </w:t>
      </w:r>
    </w:p>
    <w:p w14:paraId="30E26936" w14:textId="44B052DA" w:rsidR="005F3E09" w:rsidRPr="00CF31A2" w:rsidRDefault="005F3E09" w:rsidP="005F3E09">
      <w:pPr>
        <w:pStyle w:val="Bibliographie"/>
        <w:spacing w:line="240" w:lineRule="auto"/>
        <w:rPr>
          <w:rFonts w:cs="Times New Roman"/>
          <w:sz w:val="22"/>
          <w:szCs w:val="20"/>
        </w:rPr>
      </w:pPr>
      <w:r w:rsidRPr="005F3E09">
        <w:rPr>
          <w:rFonts w:cs="Times New Roman"/>
          <w:sz w:val="22"/>
          <w:szCs w:val="20"/>
        </w:rPr>
        <w:t xml:space="preserve">Sandalls, F. J., &amp; Penkett, S. A. (1977). Measurements of carbonyl sulphide and carbon: Disulphide in the atmosphere. </w:t>
      </w:r>
      <w:r w:rsidRPr="00CF31A2">
        <w:rPr>
          <w:rFonts w:cs="Times New Roman"/>
          <w:i/>
          <w:iCs/>
          <w:sz w:val="22"/>
          <w:szCs w:val="20"/>
        </w:rPr>
        <w:t>Atmospheric Environment (1967)</w:t>
      </w:r>
      <w:r w:rsidRPr="00CF31A2">
        <w:rPr>
          <w:rFonts w:cs="Times New Roman"/>
          <w:sz w:val="22"/>
          <w:szCs w:val="20"/>
        </w:rPr>
        <w:t xml:space="preserve">, </w:t>
      </w:r>
      <w:r w:rsidRPr="00CF31A2">
        <w:rPr>
          <w:rFonts w:cs="Times New Roman"/>
          <w:i/>
          <w:iCs/>
          <w:sz w:val="22"/>
          <w:szCs w:val="20"/>
        </w:rPr>
        <w:t>11</w:t>
      </w:r>
      <w:r w:rsidRPr="00CF31A2">
        <w:rPr>
          <w:rFonts w:cs="Times New Roman"/>
          <w:sz w:val="22"/>
          <w:szCs w:val="20"/>
        </w:rPr>
        <w:t xml:space="preserve">(2), 197–199. </w:t>
      </w:r>
    </w:p>
    <w:p w14:paraId="78EB1A0D" w14:textId="77777777" w:rsidR="005F3E09" w:rsidRPr="005F3E09" w:rsidRDefault="005F3E09" w:rsidP="005F3E09">
      <w:pPr>
        <w:pStyle w:val="Bibliographie"/>
        <w:spacing w:line="240" w:lineRule="auto"/>
        <w:rPr>
          <w:rFonts w:cs="Times New Roman"/>
          <w:sz w:val="22"/>
          <w:szCs w:val="20"/>
        </w:rPr>
      </w:pPr>
      <w:r w:rsidRPr="00CF31A2">
        <w:rPr>
          <w:rFonts w:cs="Times New Roman"/>
          <w:sz w:val="22"/>
          <w:szCs w:val="20"/>
        </w:rPr>
        <w:t xml:space="preserve">Sauvadet, M., Fanin, N., Chauvat, M., &amp; Bertrand, I. (2019). </w:t>
      </w:r>
      <w:r w:rsidRPr="005F3E09">
        <w:rPr>
          <w:rFonts w:cs="Times New Roman"/>
          <w:sz w:val="22"/>
          <w:szCs w:val="20"/>
        </w:rPr>
        <w:t xml:space="preserve">Can the comparison of above- and below-ground litter decomposition improve our understanding of bacterial and fungal successions? </w:t>
      </w:r>
      <w:r w:rsidRPr="005F3E09">
        <w:rPr>
          <w:rFonts w:cs="Times New Roman"/>
          <w:i/>
          <w:iCs/>
          <w:sz w:val="22"/>
          <w:szCs w:val="20"/>
        </w:rPr>
        <w:t>Soil Biology and Biochemistry</w:t>
      </w:r>
      <w:r w:rsidRPr="005F3E09">
        <w:rPr>
          <w:rFonts w:cs="Times New Roman"/>
          <w:sz w:val="22"/>
          <w:szCs w:val="20"/>
        </w:rPr>
        <w:t xml:space="preserve">, </w:t>
      </w:r>
      <w:r w:rsidRPr="005F3E09">
        <w:rPr>
          <w:rFonts w:cs="Times New Roman"/>
          <w:i/>
          <w:iCs/>
          <w:sz w:val="22"/>
          <w:szCs w:val="20"/>
        </w:rPr>
        <w:t>132</w:t>
      </w:r>
      <w:r w:rsidRPr="005F3E09">
        <w:rPr>
          <w:rFonts w:cs="Times New Roman"/>
          <w:sz w:val="22"/>
          <w:szCs w:val="20"/>
        </w:rPr>
        <w:t>, 24–27. doi: 10.1016/j.soilbio.2019.01.022</w:t>
      </w:r>
    </w:p>
    <w:p w14:paraId="6E5351F7" w14:textId="12864922"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Sauze, J., Ogée, J., Maron, P.-A., Crouzet, O., Nowak, V., Wohl, S., … Wingate, L. (2017). The interaction of soil phototrophs and fungi with pH and their impact on soil CO2, CO18O and OCS exchange. </w:t>
      </w:r>
      <w:r w:rsidRPr="005F3E09">
        <w:rPr>
          <w:rFonts w:cs="Times New Roman"/>
          <w:i/>
          <w:iCs/>
          <w:sz w:val="22"/>
          <w:szCs w:val="20"/>
        </w:rPr>
        <w:t>Soil Biology and Biochemistry</w:t>
      </w:r>
      <w:r w:rsidRPr="005F3E09">
        <w:rPr>
          <w:rFonts w:cs="Times New Roman"/>
          <w:sz w:val="22"/>
          <w:szCs w:val="20"/>
        </w:rPr>
        <w:t xml:space="preserve">, </w:t>
      </w:r>
      <w:r w:rsidRPr="005F3E09">
        <w:rPr>
          <w:rFonts w:cs="Times New Roman"/>
          <w:i/>
          <w:iCs/>
          <w:sz w:val="22"/>
          <w:szCs w:val="20"/>
        </w:rPr>
        <w:t>115</w:t>
      </w:r>
      <w:r w:rsidRPr="005F3E09">
        <w:rPr>
          <w:rFonts w:cs="Times New Roman"/>
          <w:sz w:val="22"/>
          <w:szCs w:val="20"/>
        </w:rPr>
        <w:t xml:space="preserve">, 371–382. </w:t>
      </w:r>
    </w:p>
    <w:p w14:paraId="0D7C6AA4" w14:textId="289C62C8"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Seymour, J. R., Amin, S. A., Raina, J.-B., &amp; Stocker, R. (2017). Zooming in on the phycosphere: the ecological interface for phytoplankton-bacteria relationships. </w:t>
      </w:r>
      <w:r w:rsidRPr="005F3E09">
        <w:rPr>
          <w:rFonts w:cs="Times New Roman"/>
          <w:i/>
          <w:iCs/>
          <w:sz w:val="22"/>
          <w:szCs w:val="20"/>
        </w:rPr>
        <w:t>Nature Microbiology</w:t>
      </w:r>
      <w:r w:rsidRPr="005F3E09">
        <w:rPr>
          <w:rFonts w:cs="Times New Roman"/>
          <w:sz w:val="22"/>
          <w:szCs w:val="20"/>
        </w:rPr>
        <w:t xml:space="preserve">, </w:t>
      </w:r>
      <w:r w:rsidRPr="005F3E09">
        <w:rPr>
          <w:rFonts w:cs="Times New Roman"/>
          <w:i/>
          <w:iCs/>
          <w:sz w:val="22"/>
          <w:szCs w:val="20"/>
        </w:rPr>
        <w:t>2</w:t>
      </w:r>
      <w:r w:rsidRPr="005F3E09">
        <w:rPr>
          <w:rFonts w:cs="Times New Roman"/>
          <w:sz w:val="22"/>
          <w:szCs w:val="20"/>
        </w:rPr>
        <w:t xml:space="preserve">, 17065. </w:t>
      </w:r>
    </w:p>
    <w:p w14:paraId="7913DD6E" w14:textId="05EE78C9"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Sherwood, A. R., &amp; Presting, G. G. (2007). UNIVERSAL PRIMERS AMPLIFY A 23S rDNA PLASTID MARKER IN EUKARYOTIC ALGAE AND CYANOBACTERIA1. </w:t>
      </w:r>
      <w:r w:rsidRPr="005F3E09">
        <w:rPr>
          <w:rFonts w:cs="Times New Roman"/>
          <w:i/>
          <w:iCs/>
          <w:sz w:val="22"/>
          <w:szCs w:val="20"/>
        </w:rPr>
        <w:t>Journal of Phycology</w:t>
      </w:r>
      <w:r w:rsidRPr="005F3E09">
        <w:rPr>
          <w:rFonts w:cs="Times New Roman"/>
          <w:sz w:val="22"/>
          <w:szCs w:val="20"/>
        </w:rPr>
        <w:t xml:space="preserve">, </w:t>
      </w:r>
      <w:r w:rsidRPr="005F3E09">
        <w:rPr>
          <w:rFonts w:cs="Times New Roman"/>
          <w:i/>
          <w:iCs/>
          <w:sz w:val="22"/>
          <w:szCs w:val="20"/>
        </w:rPr>
        <w:t>43</w:t>
      </w:r>
      <w:r w:rsidRPr="005F3E09">
        <w:rPr>
          <w:rFonts w:cs="Times New Roman"/>
          <w:sz w:val="22"/>
          <w:szCs w:val="20"/>
        </w:rPr>
        <w:t xml:space="preserve">(3), 605–608. </w:t>
      </w:r>
    </w:p>
    <w:p w14:paraId="0A22CC96" w14:textId="37EFCF3F"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Smith, K. S., Jakubzick, C., Whittam, T. S., &amp; Ferry, J. G. (1999). Carbonic anhydrase is an ancient enzyme widespread in prokaryotes. </w:t>
      </w:r>
      <w:r w:rsidRPr="005F3E09">
        <w:rPr>
          <w:rFonts w:cs="Times New Roman"/>
          <w:i/>
          <w:iCs/>
          <w:sz w:val="22"/>
          <w:szCs w:val="20"/>
        </w:rPr>
        <w:t>Proceedings of the National Academy of Sciences of the United States of America</w:t>
      </w:r>
      <w:r w:rsidRPr="005F3E09">
        <w:rPr>
          <w:rFonts w:cs="Times New Roman"/>
          <w:sz w:val="22"/>
          <w:szCs w:val="20"/>
        </w:rPr>
        <w:t xml:space="preserve">, </w:t>
      </w:r>
      <w:r w:rsidRPr="005F3E09">
        <w:rPr>
          <w:rFonts w:cs="Times New Roman"/>
          <w:i/>
          <w:iCs/>
          <w:sz w:val="22"/>
          <w:szCs w:val="20"/>
        </w:rPr>
        <w:t>96</w:t>
      </w:r>
      <w:r w:rsidRPr="005F3E09">
        <w:rPr>
          <w:rFonts w:cs="Times New Roman"/>
          <w:sz w:val="22"/>
          <w:szCs w:val="20"/>
        </w:rPr>
        <w:t>(26), 15184–15189.</w:t>
      </w:r>
    </w:p>
    <w:p w14:paraId="740F4146" w14:textId="63831CAC" w:rsidR="005F3E09" w:rsidRPr="005F3E09" w:rsidRDefault="005F3E09" w:rsidP="005F3E09">
      <w:pPr>
        <w:pStyle w:val="Bibliographie"/>
        <w:spacing w:line="240" w:lineRule="auto"/>
        <w:rPr>
          <w:rFonts w:cs="Times New Roman"/>
          <w:sz w:val="22"/>
          <w:szCs w:val="20"/>
          <w:lang w:val="fr-FR"/>
        </w:rPr>
      </w:pPr>
      <w:r w:rsidRPr="005F3E09">
        <w:rPr>
          <w:rFonts w:cs="Times New Roman"/>
          <w:sz w:val="22"/>
          <w:szCs w:val="20"/>
        </w:rPr>
        <w:t xml:space="preserve">Soo, R. M., Hemp, J., Parks, D. H., Fischer, W. W., &amp; Hugenholtz, P. (2017). On the origins of oxygenic photosynthesis and aerobic respiration in Cyanobacteria. </w:t>
      </w:r>
      <w:r w:rsidRPr="005F3E09">
        <w:rPr>
          <w:rFonts w:cs="Times New Roman"/>
          <w:i/>
          <w:iCs/>
          <w:sz w:val="22"/>
          <w:szCs w:val="20"/>
          <w:lang w:val="fr-FR"/>
        </w:rPr>
        <w:t>Science</w:t>
      </w:r>
      <w:r w:rsidRPr="005F3E09">
        <w:rPr>
          <w:rFonts w:cs="Times New Roman"/>
          <w:sz w:val="22"/>
          <w:szCs w:val="20"/>
          <w:lang w:val="fr-FR"/>
        </w:rPr>
        <w:t xml:space="preserve">, </w:t>
      </w:r>
      <w:r w:rsidRPr="005F3E09">
        <w:rPr>
          <w:rFonts w:cs="Times New Roman"/>
          <w:i/>
          <w:iCs/>
          <w:sz w:val="22"/>
          <w:szCs w:val="20"/>
          <w:lang w:val="fr-FR"/>
        </w:rPr>
        <w:t>355</w:t>
      </w:r>
      <w:r w:rsidRPr="005F3E09">
        <w:rPr>
          <w:rFonts w:cs="Times New Roman"/>
          <w:sz w:val="22"/>
          <w:szCs w:val="20"/>
          <w:lang w:val="fr-FR"/>
        </w:rPr>
        <w:t xml:space="preserve">(6332) </w:t>
      </w:r>
    </w:p>
    <w:p w14:paraId="08480FC5" w14:textId="7A42ADC5" w:rsidR="005F3E09" w:rsidRPr="005F3E09" w:rsidRDefault="005F3E09" w:rsidP="005F3E09">
      <w:pPr>
        <w:pStyle w:val="Bibliographie"/>
        <w:spacing w:line="240" w:lineRule="auto"/>
        <w:rPr>
          <w:rFonts w:cs="Times New Roman"/>
          <w:sz w:val="22"/>
          <w:szCs w:val="20"/>
          <w:lang w:val="fr-FR"/>
        </w:rPr>
      </w:pPr>
      <w:r w:rsidRPr="005F3E09">
        <w:rPr>
          <w:rFonts w:cs="Times New Roman"/>
          <w:sz w:val="22"/>
          <w:szCs w:val="20"/>
          <w:lang w:val="fr-FR"/>
        </w:rPr>
        <w:t xml:space="preserve">Subashchandrabose, S. R., Ramakrishnan, B., Megharaj, M., Venkateswarlu, K., &amp; Naidu, R. (2013). </w:t>
      </w:r>
      <w:r w:rsidRPr="005F3E09">
        <w:rPr>
          <w:rFonts w:cs="Times New Roman"/>
          <w:sz w:val="22"/>
          <w:szCs w:val="20"/>
        </w:rPr>
        <w:t xml:space="preserve">Mixotrophic cyanobacteria and microalgae as distinctive biological agents for organic pollutant degradation. </w:t>
      </w:r>
      <w:r w:rsidRPr="005F3E09">
        <w:rPr>
          <w:rFonts w:cs="Times New Roman"/>
          <w:i/>
          <w:iCs/>
          <w:sz w:val="22"/>
          <w:szCs w:val="20"/>
          <w:lang w:val="fr-FR"/>
        </w:rPr>
        <w:t>Environment International</w:t>
      </w:r>
      <w:r w:rsidRPr="005F3E09">
        <w:rPr>
          <w:rFonts w:cs="Times New Roman"/>
          <w:sz w:val="22"/>
          <w:szCs w:val="20"/>
          <w:lang w:val="fr-FR"/>
        </w:rPr>
        <w:t xml:space="preserve">, </w:t>
      </w:r>
      <w:r w:rsidRPr="005F3E09">
        <w:rPr>
          <w:rFonts w:cs="Times New Roman"/>
          <w:i/>
          <w:iCs/>
          <w:sz w:val="22"/>
          <w:szCs w:val="20"/>
          <w:lang w:val="fr-FR"/>
        </w:rPr>
        <w:t>51</w:t>
      </w:r>
      <w:r w:rsidRPr="005F3E09">
        <w:rPr>
          <w:rFonts w:cs="Times New Roman"/>
          <w:sz w:val="22"/>
          <w:szCs w:val="20"/>
          <w:lang w:val="fr-FR"/>
        </w:rPr>
        <w:t xml:space="preserve">, 59–72. </w:t>
      </w:r>
    </w:p>
    <w:p w14:paraId="4F91BD6D" w14:textId="682BFAD5" w:rsidR="005F3E09" w:rsidRPr="005F3E09" w:rsidRDefault="005F3E09" w:rsidP="005F3E09">
      <w:pPr>
        <w:pStyle w:val="Bibliographie"/>
        <w:spacing w:line="240" w:lineRule="auto"/>
        <w:rPr>
          <w:rFonts w:cs="Times New Roman"/>
          <w:sz w:val="22"/>
          <w:szCs w:val="20"/>
          <w:lang w:val="fr-FR"/>
        </w:rPr>
      </w:pPr>
      <w:r w:rsidRPr="005F3E09">
        <w:rPr>
          <w:rFonts w:cs="Times New Roman"/>
          <w:sz w:val="22"/>
          <w:szCs w:val="20"/>
          <w:lang w:val="fr-FR"/>
        </w:rPr>
        <w:t xml:space="preserve">Terrat, Sébastien, Christen, R., Dequiedt, S., Lelièvre, M., Nowak, V., Regnier, T., … </w:t>
      </w:r>
      <w:r w:rsidRPr="005F3E09">
        <w:rPr>
          <w:rFonts w:cs="Times New Roman"/>
          <w:sz w:val="22"/>
          <w:szCs w:val="20"/>
        </w:rPr>
        <w:t xml:space="preserve">Ranjard, L. (2012). Molecular biomass and MetaTaxogenomic assessment of soil microbial communities as influenced by soil DNA extraction procedure. </w:t>
      </w:r>
      <w:r w:rsidRPr="005F3E09">
        <w:rPr>
          <w:rFonts w:cs="Times New Roman"/>
          <w:i/>
          <w:iCs/>
          <w:sz w:val="22"/>
          <w:szCs w:val="20"/>
          <w:lang w:val="fr-FR"/>
        </w:rPr>
        <w:t>Microbial Biotechnology</w:t>
      </w:r>
      <w:r w:rsidRPr="005F3E09">
        <w:rPr>
          <w:rFonts w:cs="Times New Roman"/>
          <w:sz w:val="22"/>
          <w:szCs w:val="20"/>
          <w:lang w:val="fr-FR"/>
        </w:rPr>
        <w:t xml:space="preserve">, </w:t>
      </w:r>
      <w:r w:rsidRPr="005F3E09">
        <w:rPr>
          <w:rFonts w:cs="Times New Roman"/>
          <w:i/>
          <w:iCs/>
          <w:sz w:val="22"/>
          <w:szCs w:val="20"/>
          <w:lang w:val="fr-FR"/>
        </w:rPr>
        <w:t>5</w:t>
      </w:r>
      <w:r w:rsidRPr="005F3E09">
        <w:rPr>
          <w:rFonts w:cs="Times New Roman"/>
          <w:sz w:val="22"/>
          <w:szCs w:val="20"/>
          <w:lang w:val="fr-FR"/>
        </w:rPr>
        <w:t xml:space="preserve">(1), 135–141. </w:t>
      </w:r>
    </w:p>
    <w:p w14:paraId="251CD5AB" w14:textId="58AFB7D3" w:rsidR="005F3E09" w:rsidRPr="005F3E09" w:rsidRDefault="005F3E09" w:rsidP="005F3E09">
      <w:pPr>
        <w:pStyle w:val="Bibliographie"/>
        <w:spacing w:line="240" w:lineRule="auto"/>
        <w:rPr>
          <w:rFonts w:cs="Times New Roman"/>
          <w:sz w:val="22"/>
          <w:szCs w:val="20"/>
        </w:rPr>
      </w:pPr>
      <w:r w:rsidRPr="005F3E09">
        <w:rPr>
          <w:rFonts w:cs="Times New Roman"/>
          <w:sz w:val="22"/>
          <w:szCs w:val="20"/>
          <w:lang w:val="fr-FR"/>
        </w:rPr>
        <w:t xml:space="preserve">Terrat, Sebastien, Plassart, P., Bourgeois, E., Ferreira, S., Dequiedt, S., Adele‐Dit‐De‐Renseville, N., … </w:t>
      </w:r>
      <w:r w:rsidRPr="005F3E09">
        <w:rPr>
          <w:rFonts w:cs="Times New Roman"/>
          <w:sz w:val="22"/>
          <w:szCs w:val="20"/>
        </w:rPr>
        <w:t xml:space="preserve">Ranjard, L. (2015). Meta-barcoded evaluation of the ISO standard 11063 DNA extraction procedure to characterize soil bacterial and fungal community diversity and composition. </w:t>
      </w:r>
      <w:r w:rsidRPr="005F3E09">
        <w:rPr>
          <w:rFonts w:cs="Times New Roman"/>
          <w:i/>
          <w:iCs/>
          <w:sz w:val="22"/>
          <w:szCs w:val="20"/>
        </w:rPr>
        <w:t>Microbial Biotechnology</w:t>
      </w:r>
      <w:r w:rsidRPr="005F3E09">
        <w:rPr>
          <w:rFonts w:cs="Times New Roman"/>
          <w:sz w:val="22"/>
          <w:szCs w:val="20"/>
        </w:rPr>
        <w:t xml:space="preserve">, </w:t>
      </w:r>
      <w:r w:rsidRPr="005F3E09">
        <w:rPr>
          <w:rFonts w:cs="Times New Roman"/>
          <w:i/>
          <w:iCs/>
          <w:sz w:val="22"/>
          <w:szCs w:val="20"/>
        </w:rPr>
        <w:t>8</w:t>
      </w:r>
      <w:r w:rsidRPr="005F3E09">
        <w:rPr>
          <w:rFonts w:cs="Times New Roman"/>
          <w:sz w:val="22"/>
          <w:szCs w:val="20"/>
        </w:rPr>
        <w:t xml:space="preserve">(1), 131–142. </w:t>
      </w:r>
    </w:p>
    <w:p w14:paraId="5E3DB725" w14:textId="289AE0D3" w:rsidR="005F3E09" w:rsidRPr="005F3E09" w:rsidRDefault="005F3E09" w:rsidP="005F3E09">
      <w:pPr>
        <w:pStyle w:val="Bibliographie"/>
        <w:spacing w:line="240" w:lineRule="auto"/>
        <w:rPr>
          <w:rFonts w:cs="Times New Roman"/>
          <w:sz w:val="22"/>
          <w:szCs w:val="20"/>
        </w:rPr>
      </w:pPr>
      <w:r w:rsidRPr="005F3E09">
        <w:rPr>
          <w:rFonts w:cs="Times New Roman"/>
          <w:sz w:val="22"/>
          <w:szCs w:val="20"/>
        </w:rPr>
        <w:t xml:space="preserve">Whelan, M. E., Lennartz, S. T., Gimeno, T. E., Wehr, R., Wohlfahrt, G., Wang, Y., … Campbell, J. E. (2018). Reviews and syntheses: Carbonyl sulfide as a multi-scale tracer for carbon and water cycles. </w:t>
      </w:r>
      <w:r w:rsidRPr="005F3E09">
        <w:rPr>
          <w:rFonts w:cs="Times New Roman"/>
          <w:i/>
          <w:iCs/>
          <w:sz w:val="22"/>
          <w:szCs w:val="20"/>
        </w:rPr>
        <w:t>Biogeosciences</w:t>
      </w:r>
      <w:r w:rsidRPr="005F3E09">
        <w:rPr>
          <w:rFonts w:cs="Times New Roman"/>
          <w:sz w:val="22"/>
          <w:szCs w:val="20"/>
        </w:rPr>
        <w:t xml:space="preserve">, </w:t>
      </w:r>
      <w:r w:rsidRPr="005F3E09">
        <w:rPr>
          <w:rFonts w:cs="Times New Roman"/>
          <w:i/>
          <w:iCs/>
          <w:sz w:val="22"/>
          <w:szCs w:val="20"/>
        </w:rPr>
        <w:t>15</w:t>
      </w:r>
      <w:r w:rsidRPr="005F3E09">
        <w:rPr>
          <w:rFonts w:cs="Times New Roman"/>
          <w:sz w:val="22"/>
          <w:szCs w:val="20"/>
        </w:rPr>
        <w:t xml:space="preserve">(12), 3625–3657. </w:t>
      </w:r>
    </w:p>
    <w:p w14:paraId="22278C88" w14:textId="58B6F17C" w:rsidR="0032420C" w:rsidRDefault="00373D3D" w:rsidP="005F3E09">
      <w:pPr>
        <w:jc w:val="both"/>
        <w:rPr>
          <w:rFonts w:cs="Times New Roman"/>
        </w:rPr>
      </w:pPr>
      <w:r w:rsidRPr="005F3E09">
        <w:rPr>
          <w:rFonts w:cs="Times New Roman"/>
          <w:sz w:val="22"/>
          <w:szCs w:val="22"/>
        </w:rPr>
        <w:fldChar w:fldCharType="end"/>
      </w:r>
    </w:p>
    <w:p w14:paraId="3761E8A5" w14:textId="614610E7" w:rsidR="00452CBF" w:rsidRDefault="00452CBF" w:rsidP="00E50C5D">
      <w:pPr>
        <w:spacing w:line="360" w:lineRule="auto"/>
        <w:jc w:val="both"/>
        <w:rPr>
          <w:rFonts w:cs="Times New Roman"/>
        </w:rPr>
      </w:pPr>
    </w:p>
    <w:p w14:paraId="2CE6D9E6" w14:textId="42AFE53D" w:rsidR="00452CBF" w:rsidRDefault="008901DD" w:rsidP="008901DD">
      <w:pPr>
        <w:pStyle w:val="Titre1"/>
      </w:pPr>
      <w:bookmarkStart w:id="208" w:name="_Toc42400688"/>
      <w:r>
        <w:t>Supplementary material</w:t>
      </w:r>
      <w:bookmarkEnd w:id="208"/>
    </w:p>
    <w:p w14:paraId="16CACDBF" w14:textId="28127043" w:rsidR="00452CBF" w:rsidRPr="007637E6" w:rsidRDefault="008901DD" w:rsidP="00E50C5D">
      <w:pPr>
        <w:spacing w:line="360" w:lineRule="auto"/>
        <w:jc w:val="both"/>
        <w:rPr>
          <w:rFonts w:cs="Times New Roman"/>
        </w:rPr>
      </w:pPr>
      <w:r>
        <w:rPr>
          <w:rFonts w:cs="Times New Roman"/>
          <w:noProof/>
          <w:lang w:val="fr-FR" w:eastAsia="fr-FR" w:bidi="ar-SA"/>
        </w:rPr>
        <w:drawing>
          <wp:anchor distT="0" distB="0" distL="114300" distR="114300" simplePos="0" relativeHeight="251652608" behindDoc="0" locked="0" layoutInCell="1" allowOverlap="1" wp14:anchorId="42069866" wp14:editId="6BB24773">
            <wp:simplePos x="0" y="0"/>
            <wp:positionH relativeFrom="column">
              <wp:posOffset>-147320</wp:posOffset>
            </wp:positionH>
            <wp:positionV relativeFrom="paragraph">
              <wp:posOffset>130175</wp:posOffset>
            </wp:positionV>
            <wp:extent cx="3105150" cy="236220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3105150" cy="2362200"/>
                    </a:xfrm>
                    <a:prstGeom prst="rect">
                      <a:avLst/>
                    </a:prstGeom>
                    <a:noFill/>
                    <a:ln>
                      <a:noFill/>
                    </a:ln>
                    <a:extLst>
                      <a:ext uri="{53640926-AAD7-44D8-BBD7-CCE9431645EC}">
                        <a14:shadowObscured xmlns:a14="http://schemas.microsoft.com/office/drawing/2010/main"/>
                      </a:ext>
                    </a:extLst>
                  </pic:spPr>
                </pic:pic>
              </a:graphicData>
            </a:graphic>
          </wp:anchor>
        </w:drawing>
      </w:r>
    </w:p>
    <w:p w14:paraId="29701159" w14:textId="66697322" w:rsidR="00A36875" w:rsidRDefault="00DC232E" w:rsidP="008525B4">
      <w:pPr>
        <w:spacing w:line="360" w:lineRule="auto"/>
        <w:jc w:val="both"/>
        <w:rPr>
          <w:rFonts w:cs="Times New Roman"/>
        </w:rPr>
      </w:pPr>
      <w:r>
        <w:rPr>
          <w:rFonts w:ascii="Liberation Serif" w:hAnsi="Liberation Serif"/>
          <w:noProof/>
        </w:rPr>
        <w:pict w14:anchorId="397C1346">
          <v:shape id="_x0000_s1062" type="#_x0000_t202" style="position:absolute;left:0;text-align:left;margin-left:2.25pt;margin-top:9.05pt;width:192.75pt;height:120pt;z-index:251687424;mso-position-horizontal-relative:text;mso-position-vertical-relative:text" stroked="f">
            <v:textbox inset="0,0,0,0">
              <w:txbxContent>
                <w:p w14:paraId="67FC33C7" w14:textId="3A0DD9F5" w:rsidR="00DC232E" w:rsidRPr="008901DD" w:rsidRDefault="00DC232E" w:rsidP="008901DD">
                  <w:pPr>
                    <w:pStyle w:val="Lgende"/>
                    <w:rPr>
                      <w:rFonts w:cs="Times New Roman"/>
                      <w:i w:val="0"/>
                      <w:iCs w:val="0"/>
                      <w:noProof/>
                    </w:rPr>
                  </w:pPr>
                  <w:r w:rsidRPr="008901DD">
                    <w:rPr>
                      <w:b/>
                      <w:bCs/>
                      <w:i w:val="0"/>
                      <w:iCs w:val="0"/>
                    </w:rPr>
                    <w:t>Table 2</w:t>
                  </w:r>
                  <w:r w:rsidRPr="008901DD">
                    <w:rPr>
                      <w:i w:val="0"/>
                      <w:iCs w:val="0"/>
                    </w:rPr>
                    <w:t xml:space="preserve"> – </w:t>
                  </w:r>
                  <w:proofErr w:type="spellStart"/>
                  <w:r w:rsidRPr="008901DD">
                    <w:rPr>
                      <w:i w:val="0"/>
                      <w:iCs w:val="0"/>
                    </w:rPr>
                    <w:t>Permanova</w:t>
                  </w:r>
                  <w:proofErr w:type="spellEnd"/>
                  <w:r w:rsidRPr="008901DD">
                    <w:rPr>
                      <w:i w:val="0"/>
                      <w:iCs w:val="0"/>
                    </w:rPr>
                    <w:t xml:space="preserve"> analysis testing the significance of light treatment, soil type and the interaction of both, on algae, bacteria and fungi community composition at the genus level.</w:t>
                  </w:r>
                </w:p>
              </w:txbxContent>
            </v:textbox>
            <w10:wrap type="square"/>
          </v:shape>
        </w:pict>
      </w:r>
    </w:p>
    <w:p w14:paraId="4A191FFA" w14:textId="7672D36A" w:rsidR="00A36875" w:rsidRDefault="00A36875" w:rsidP="008525B4">
      <w:pPr>
        <w:spacing w:line="360" w:lineRule="auto"/>
        <w:jc w:val="both"/>
        <w:rPr>
          <w:rFonts w:cs="Times New Roman"/>
        </w:rPr>
      </w:pPr>
    </w:p>
    <w:p w14:paraId="2E257136" w14:textId="6D74E713" w:rsidR="008901DD" w:rsidRDefault="008901DD" w:rsidP="008525B4">
      <w:pPr>
        <w:spacing w:line="360" w:lineRule="auto"/>
        <w:jc w:val="both"/>
        <w:rPr>
          <w:rFonts w:cs="Times New Roman"/>
        </w:rPr>
      </w:pPr>
    </w:p>
    <w:p w14:paraId="38D1C887" w14:textId="3F62E855" w:rsidR="008901DD" w:rsidRDefault="0005724B" w:rsidP="0005724B">
      <w:pPr>
        <w:pStyle w:val="Titre1"/>
      </w:pPr>
      <w:r>
        <w:t>Contributions</w:t>
      </w:r>
    </w:p>
    <w:p w14:paraId="5077CEC2" w14:textId="1F43C610" w:rsidR="0005724B" w:rsidRDefault="0005724B" w:rsidP="0005724B"/>
    <w:p w14:paraId="761E63DF" w14:textId="6AB0DB47" w:rsidR="00A72BF1" w:rsidRDefault="24DC33B2" w:rsidP="00DE59D0">
      <w:pPr>
        <w:spacing w:line="360" w:lineRule="auto"/>
        <w:jc w:val="both"/>
        <w:rPr>
          <w:rFonts w:cs="Times New Roman"/>
        </w:rPr>
      </w:pPr>
      <w:r w:rsidRPr="24DC33B2">
        <w:rPr>
          <w:rFonts w:cs="Times New Roman"/>
        </w:rPr>
        <w:t xml:space="preserve">The hypotheses were formulated by </w:t>
      </w:r>
      <w:del w:id="209" w:author="Lisa Wingate" w:date="2020-06-10T09:13:00Z">
        <w:r w:rsidR="00DE59D0" w:rsidRPr="24DC33B2" w:rsidDel="24DC33B2">
          <w:rPr>
            <w:rFonts w:cs="Times New Roman"/>
          </w:rPr>
          <w:delText>Aurore Kaisermann</w:delText>
        </w:r>
      </w:del>
      <w:ins w:id="210" w:author="Lisa Wingate" w:date="2020-06-10T09:13:00Z">
        <w:r w:rsidRPr="24DC33B2">
          <w:rPr>
            <w:rFonts w:cs="Times New Roman"/>
          </w:rPr>
          <w:t>Lisa Wingate</w:t>
        </w:r>
      </w:ins>
      <w:r w:rsidRPr="24DC33B2">
        <w:rPr>
          <w:rFonts w:cs="Times New Roman"/>
        </w:rPr>
        <w:t xml:space="preserve"> (ISPA). The experimental design used during this internship was developed by Joana </w:t>
      </w:r>
      <w:proofErr w:type="gramStart"/>
      <w:r w:rsidRPr="24DC33B2">
        <w:rPr>
          <w:rFonts w:cs="Times New Roman"/>
        </w:rPr>
        <w:t xml:space="preserve">Sauze </w:t>
      </w:r>
      <w:proofErr w:type="gramEnd"/>
      <w:del w:id="211" w:author="Lisa Wingate" w:date="2020-06-10T09:14:00Z">
        <w:r w:rsidR="00DE59D0" w:rsidRPr="24DC33B2" w:rsidDel="24DC33B2">
          <w:rPr>
            <w:rFonts w:cs="Times New Roman"/>
          </w:rPr>
          <w:delText>(</w:delText>
        </w:r>
      </w:del>
      <w:del w:id="212" w:author="Lisa Wingate" w:date="2020-06-10T09:13:00Z">
        <w:r w:rsidR="00DE59D0" w:rsidRPr="24DC33B2" w:rsidDel="24DC33B2">
          <w:rPr>
            <w:rFonts w:cs="Times New Roman"/>
          </w:rPr>
          <w:delText>ECOTRON Montpellier</w:delText>
        </w:r>
      </w:del>
      <w:del w:id="213" w:author="Lisa Wingate" w:date="2020-06-10T09:14:00Z">
        <w:r w:rsidR="00DE59D0" w:rsidRPr="24DC33B2" w:rsidDel="24DC33B2">
          <w:rPr>
            <w:rFonts w:cs="Times New Roman"/>
          </w:rPr>
          <w:delText>)</w:delText>
        </w:r>
      </w:del>
      <w:ins w:id="214" w:author="Lisa Wingate" w:date="2020-06-10T09:13:00Z">
        <w:r w:rsidRPr="24DC33B2">
          <w:rPr>
            <w:rFonts w:cs="Times New Roman"/>
          </w:rPr>
          <w:t xml:space="preserve">, Pierre-Alain </w:t>
        </w:r>
        <w:proofErr w:type="spellStart"/>
        <w:r w:rsidRPr="24DC33B2">
          <w:rPr>
            <w:rFonts w:cs="Times New Roman"/>
          </w:rPr>
          <w:t>Maron</w:t>
        </w:r>
      </w:ins>
      <w:proofErr w:type="spellEnd"/>
      <w:ins w:id="215" w:author="Lisa Wingate" w:date="2020-06-10T09:14:00Z">
        <w:r w:rsidRPr="24DC33B2">
          <w:rPr>
            <w:rFonts w:cs="Times New Roman"/>
          </w:rPr>
          <w:t xml:space="preserve">, </w:t>
        </w:r>
        <w:proofErr w:type="spellStart"/>
        <w:r w:rsidRPr="24DC33B2">
          <w:rPr>
            <w:rFonts w:cs="Times New Roman"/>
          </w:rPr>
          <w:t>Jérôme</w:t>
        </w:r>
        <w:proofErr w:type="spellEnd"/>
        <w:r w:rsidRPr="24DC33B2">
          <w:rPr>
            <w:rFonts w:cs="Times New Roman"/>
          </w:rPr>
          <w:t xml:space="preserve"> </w:t>
        </w:r>
        <w:proofErr w:type="spellStart"/>
        <w:r w:rsidRPr="24DC33B2">
          <w:rPr>
            <w:rFonts w:cs="Times New Roman"/>
          </w:rPr>
          <w:t>Ogée</w:t>
        </w:r>
        <w:proofErr w:type="spellEnd"/>
        <w:r w:rsidRPr="24DC33B2">
          <w:rPr>
            <w:rFonts w:cs="Times New Roman"/>
          </w:rPr>
          <w:t xml:space="preserve">, Olivier </w:t>
        </w:r>
        <w:proofErr w:type="spellStart"/>
        <w:r w:rsidRPr="24DC33B2">
          <w:rPr>
            <w:rFonts w:cs="Times New Roman"/>
          </w:rPr>
          <w:t>Crouzet</w:t>
        </w:r>
      </w:ins>
      <w:proofErr w:type="spellEnd"/>
      <w:r w:rsidRPr="24DC33B2">
        <w:rPr>
          <w:rFonts w:cs="Times New Roman"/>
        </w:rPr>
        <w:t xml:space="preserve"> and Lisa Wingate</w:t>
      </w:r>
      <w:del w:id="216" w:author="Lisa Wingate" w:date="2020-06-10T09:14:00Z">
        <w:r w:rsidR="00DE59D0" w:rsidRPr="24DC33B2" w:rsidDel="24DC33B2">
          <w:rPr>
            <w:rFonts w:cs="Times New Roman"/>
          </w:rPr>
          <w:delText xml:space="preserve"> (ISPA)</w:delText>
        </w:r>
      </w:del>
      <w:r w:rsidRPr="24DC33B2">
        <w:rPr>
          <w:rFonts w:cs="Times New Roman"/>
        </w:rPr>
        <w:t xml:space="preserve">. Soil collection was </w:t>
      </w:r>
      <w:del w:id="217" w:author="Lisa Wingate" w:date="2020-06-10T09:15:00Z">
        <w:r w:rsidR="00DE59D0" w:rsidRPr="24DC33B2" w:rsidDel="24DC33B2">
          <w:rPr>
            <w:rFonts w:cs="Times New Roman"/>
          </w:rPr>
          <w:delText>done</w:delText>
        </w:r>
      </w:del>
      <w:ins w:id="218" w:author="Lisa Wingate" w:date="2020-06-10T09:15:00Z">
        <w:r w:rsidRPr="24DC33B2">
          <w:rPr>
            <w:rFonts w:cs="Times New Roman"/>
          </w:rPr>
          <w:t>completed</w:t>
        </w:r>
      </w:ins>
      <w:r w:rsidRPr="24DC33B2">
        <w:rPr>
          <w:rFonts w:cs="Times New Roman"/>
        </w:rPr>
        <w:t xml:space="preserve"> between December 2015 and April 2016 by Joana Sauze. Soil incubation</w:t>
      </w:r>
      <w:ins w:id="219" w:author="Lisa Wingate" w:date="2020-06-10T09:15:00Z">
        <w:r w:rsidRPr="24DC33B2">
          <w:rPr>
            <w:rFonts w:cs="Times New Roman"/>
          </w:rPr>
          <w:t>s</w:t>
        </w:r>
      </w:ins>
      <w:r w:rsidRPr="24DC33B2">
        <w:rPr>
          <w:rFonts w:cs="Times New Roman"/>
        </w:rPr>
        <w:t xml:space="preserve"> and ga</w:t>
      </w:r>
      <w:ins w:id="220" w:author="Lisa Wingate" w:date="2020-06-10T09:15:00Z">
        <w:r w:rsidRPr="24DC33B2">
          <w:rPr>
            <w:rFonts w:cs="Times New Roman"/>
          </w:rPr>
          <w:t>s</w:t>
        </w:r>
      </w:ins>
      <w:del w:id="221" w:author="Lisa Wingate" w:date="2020-06-10T09:15:00Z">
        <w:r w:rsidR="00DE59D0" w:rsidRPr="24DC33B2" w:rsidDel="24DC33B2">
          <w:rPr>
            <w:rFonts w:cs="Times New Roman"/>
          </w:rPr>
          <w:delText>z</w:delText>
        </w:r>
      </w:del>
      <w:r w:rsidRPr="24DC33B2">
        <w:rPr>
          <w:rFonts w:cs="Times New Roman"/>
        </w:rPr>
        <w:t xml:space="preserve"> exchange experiment</w:t>
      </w:r>
      <w:ins w:id="222" w:author="Lisa Wingate" w:date="2020-06-10T09:15:00Z">
        <w:r w:rsidRPr="24DC33B2">
          <w:rPr>
            <w:rFonts w:cs="Times New Roman"/>
          </w:rPr>
          <w:t>s</w:t>
        </w:r>
      </w:ins>
      <w:r w:rsidRPr="24DC33B2">
        <w:rPr>
          <w:rFonts w:cs="Times New Roman"/>
        </w:rPr>
        <w:t xml:space="preserve"> were carried out by Joana Sauze and </w:t>
      </w:r>
      <w:ins w:id="223" w:author="Lisa Wingate" w:date="2020-06-10T09:15:00Z">
        <w:r w:rsidRPr="24DC33B2">
          <w:rPr>
            <w:rFonts w:cs="Times New Roman"/>
          </w:rPr>
          <w:t xml:space="preserve">Steven </w:t>
        </w:r>
        <w:proofErr w:type="spellStart"/>
        <w:r w:rsidRPr="24DC33B2">
          <w:rPr>
            <w:rFonts w:cs="Times New Roman"/>
          </w:rPr>
          <w:t>Wohl</w:t>
        </w:r>
      </w:ins>
      <w:proofErr w:type="spellEnd"/>
      <w:del w:id="224" w:author="Lisa Wingate" w:date="2020-06-10T09:15:00Z">
        <w:r w:rsidR="00DE59D0" w:rsidRPr="24DC33B2" w:rsidDel="24DC33B2">
          <w:rPr>
            <w:rFonts w:cs="Times New Roman"/>
          </w:rPr>
          <w:delText>??</w:delText>
        </w:r>
      </w:del>
      <w:r w:rsidRPr="24DC33B2">
        <w:rPr>
          <w:rFonts w:cs="Times New Roman"/>
        </w:rPr>
        <w:t xml:space="preserve">. Soil community analysis </w:t>
      </w:r>
      <w:ins w:id="225" w:author="Lisa Wingate" w:date="2020-06-10T09:18:00Z">
        <w:r w:rsidRPr="24DC33B2">
          <w:rPr>
            <w:rFonts w:cs="Times New Roman"/>
          </w:rPr>
          <w:t xml:space="preserve">and </w:t>
        </w:r>
        <w:proofErr w:type="spellStart"/>
        <w:r w:rsidRPr="24DC33B2">
          <w:rPr>
            <w:rFonts w:cs="Times New Roman"/>
          </w:rPr>
          <w:t>bioinformatic</w:t>
        </w:r>
        <w:proofErr w:type="spellEnd"/>
        <w:r w:rsidRPr="24DC33B2">
          <w:rPr>
            <w:rFonts w:cs="Times New Roman"/>
          </w:rPr>
          <w:t xml:space="preserve"> pipeline development </w:t>
        </w:r>
      </w:ins>
      <w:r w:rsidRPr="24DC33B2">
        <w:rPr>
          <w:rFonts w:cs="Times New Roman"/>
        </w:rPr>
        <w:t xml:space="preserve">was performed by the INRAE </w:t>
      </w:r>
      <w:del w:id="226" w:author="Lisa Wingate" w:date="2020-06-10T09:19:00Z">
        <w:r w:rsidR="00DE59D0" w:rsidRPr="24DC33B2" w:rsidDel="24DC33B2">
          <w:rPr>
            <w:rFonts w:cs="Times New Roman"/>
          </w:rPr>
          <w:delText xml:space="preserve">Dijon </w:delText>
        </w:r>
      </w:del>
      <w:r w:rsidRPr="24DC33B2">
        <w:rPr>
          <w:rFonts w:cs="Times New Roman"/>
        </w:rPr>
        <w:t xml:space="preserve">team </w:t>
      </w:r>
      <w:ins w:id="227" w:author="Lisa Wingate" w:date="2020-06-10T09:19:00Z">
        <w:r w:rsidRPr="24DC33B2">
          <w:rPr>
            <w:rFonts w:cs="Times New Roman"/>
          </w:rPr>
          <w:t xml:space="preserve">in Dijon </w:t>
        </w:r>
      </w:ins>
      <w:r w:rsidRPr="24DC33B2">
        <w:rPr>
          <w:rFonts w:cs="Times New Roman"/>
        </w:rPr>
        <w:t xml:space="preserve">composed of </w:t>
      </w:r>
      <w:ins w:id="228" w:author="Lisa Wingate" w:date="2020-06-10T09:16:00Z">
        <w:r w:rsidRPr="24DC33B2">
          <w:rPr>
            <w:rFonts w:cs="Times New Roman"/>
          </w:rPr>
          <w:t xml:space="preserve">Pierre-Alain </w:t>
        </w:r>
        <w:proofErr w:type="spellStart"/>
        <w:r w:rsidRPr="24DC33B2">
          <w:rPr>
            <w:rFonts w:cs="Times New Roman"/>
          </w:rPr>
          <w:t>Maron</w:t>
        </w:r>
        <w:proofErr w:type="spellEnd"/>
        <w:r w:rsidRPr="24DC33B2">
          <w:rPr>
            <w:rFonts w:cs="Times New Roman"/>
          </w:rPr>
          <w:t xml:space="preserve">, </w:t>
        </w:r>
        <w:proofErr w:type="spellStart"/>
        <w:r w:rsidRPr="24DC33B2">
          <w:rPr>
            <w:rFonts w:cs="Times New Roman"/>
          </w:rPr>
          <w:t>Virginie</w:t>
        </w:r>
        <w:proofErr w:type="spellEnd"/>
        <w:r w:rsidRPr="24DC33B2">
          <w:rPr>
            <w:rFonts w:cs="Times New Roman"/>
          </w:rPr>
          <w:t xml:space="preserve"> Nowak, </w:t>
        </w:r>
        <w:proofErr w:type="spellStart"/>
        <w:r w:rsidRPr="24DC33B2">
          <w:rPr>
            <w:rFonts w:cs="Times New Roman"/>
          </w:rPr>
          <w:t>S</w:t>
        </w:r>
      </w:ins>
      <w:ins w:id="229" w:author="Lisa Wingate" w:date="2020-06-10T09:17:00Z">
        <w:r w:rsidRPr="24DC33B2">
          <w:rPr>
            <w:rFonts w:cs="Times New Roman"/>
          </w:rPr>
          <w:t>é</w:t>
        </w:r>
      </w:ins>
      <w:ins w:id="230" w:author="Lisa Wingate" w:date="2020-06-10T09:16:00Z">
        <w:r w:rsidRPr="24DC33B2">
          <w:rPr>
            <w:rFonts w:cs="Times New Roman"/>
          </w:rPr>
          <w:t>bastian</w:t>
        </w:r>
        <w:proofErr w:type="spellEnd"/>
        <w:r w:rsidRPr="24DC33B2">
          <w:rPr>
            <w:rFonts w:cs="Times New Roman"/>
          </w:rPr>
          <w:t xml:space="preserve"> </w:t>
        </w:r>
        <w:proofErr w:type="spellStart"/>
        <w:r w:rsidRPr="24DC33B2">
          <w:rPr>
            <w:rFonts w:cs="Times New Roman"/>
          </w:rPr>
          <w:t>Terret</w:t>
        </w:r>
        <w:proofErr w:type="spellEnd"/>
        <w:r w:rsidRPr="24DC33B2">
          <w:rPr>
            <w:rFonts w:cs="Times New Roman"/>
          </w:rPr>
          <w:t xml:space="preserve">, </w:t>
        </w:r>
      </w:ins>
      <w:ins w:id="231" w:author="Lisa Wingate" w:date="2020-06-10T09:18:00Z">
        <w:r w:rsidRPr="24DC33B2">
          <w:rPr>
            <w:rFonts w:cs="Times New Roman"/>
          </w:rPr>
          <w:t xml:space="preserve">Christophe </w:t>
        </w:r>
        <w:proofErr w:type="spellStart"/>
        <w:r w:rsidRPr="24DC33B2">
          <w:rPr>
            <w:rFonts w:cs="Times New Roman"/>
          </w:rPr>
          <w:t>Djemiel</w:t>
        </w:r>
        <w:proofErr w:type="spellEnd"/>
        <w:r w:rsidRPr="24DC33B2">
          <w:rPr>
            <w:rFonts w:cs="Times New Roman"/>
          </w:rPr>
          <w:t xml:space="preserve">, Damien </w:t>
        </w:r>
        <w:proofErr w:type="spellStart"/>
        <w:r w:rsidRPr="24DC33B2">
          <w:rPr>
            <w:rFonts w:cs="Times New Roman"/>
          </w:rPr>
          <w:t>Plassard</w:t>
        </w:r>
        <w:proofErr w:type="spellEnd"/>
        <w:r w:rsidRPr="24DC33B2">
          <w:rPr>
            <w:rFonts w:cs="Times New Roman"/>
          </w:rPr>
          <w:t xml:space="preserve">, </w:t>
        </w:r>
      </w:ins>
      <w:ins w:id="232" w:author="Lisa Wingate" w:date="2020-06-10T09:16:00Z">
        <w:r w:rsidRPr="24DC33B2">
          <w:rPr>
            <w:rFonts w:cs="Times New Roman"/>
          </w:rPr>
          <w:t xml:space="preserve">Samuel </w:t>
        </w:r>
        <w:proofErr w:type="spellStart"/>
        <w:r w:rsidRPr="24DC33B2">
          <w:rPr>
            <w:rFonts w:cs="Times New Roman"/>
          </w:rPr>
          <w:t>Mondy</w:t>
        </w:r>
        <w:proofErr w:type="spellEnd"/>
        <w:r w:rsidRPr="24DC33B2">
          <w:rPr>
            <w:rFonts w:cs="Times New Roman"/>
          </w:rPr>
          <w:t xml:space="preserve"> and </w:t>
        </w:r>
      </w:ins>
      <w:r w:rsidRPr="24DC33B2">
        <w:rPr>
          <w:rFonts w:cs="Times New Roman"/>
        </w:rPr>
        <w:t>Evert Van Schaik</w:t>
      </w:r>
      <w:del w:id="233" w:author="Lisa Wingate" w:date="2020-06-10T09:16:00Z">
        <w:r w:rsidR="00DE59D0" w:rsidRPr="24DC33B2" w:rsidDel="24DC33B2">
          <w:rPr>
            <w:rFonts w:cs="Times New Roman"/>
          </w:rPr>
          <w:delText>, ???</w:delText>
        </w:r>
      </w:del>
      <w:r w:rsidRPr="24DC33B2">
        <w:rPr>
          <w:rFonts w:cs="Times New Roman"/>
        </w:rPr>
        <w:t xml:space="preserve">. Data formatting was </w:t>
      </w:r>
      <w:del w:id="234" w:author="Lisa Wingate" w:date="2020-06-10T09:19:00Z">
        <w:r w:rsidR="00DE59D0" w:rsidRPr="24DC33B2" w:rsidDel="24DC33B2">
          <w:rPr>
            <w:rFonts w:cs="Times New Roman"/>
          </w:rPr>
          <w:delText>done</w:delText>
        </w:r>
      </w:del>
      <w:ins w:id="235" w:author="Lisa Wingate" w:date="2020-06-10T09:19:00Z">
        <w:r w:rsidRPr="24DC33B2">
          <w:rPr>
            <w:rFonts w:cs="Times New Roman"/>
          </w:rPr>
          <w:t>completed</w:t>
        </w:r>
      </w:ins>
      <w:r w:rsidRPr="24DC33B2">
        <w:rPr>
          <w:rFonts w:cs="Times New Roman"/>
        </w:rPr>
        <w:t xml:space="preserve"> by Clement Foucault (ISPA), in close consultation with Lisa Wingate and Nicolas Fanin (ISPA). Clement Foucault analysed the data, cho</w:t>
      </w:r>
      <w:del w:id="236" w:author="Lisa Wingate" w:date="2020-06-10T09:19:00Z">
        <w:r w:rsidR="00DE59D0" w:rsidRPr="24DC33B2" w:rsidDel="24DC33B2">
          <w:rPr>
            <w:rFonts w:cs="Times New Roman"/>
          </w:rPr>
          <w:delText>o</w:delText>
        </w:r>
      </w:del>
      <w:r w:rsidRPr="24DC33B2">
        <w:rPr>
          <w:rFonts w:cs="Times New Roman"/>
        </w:rPr>
        <w:t xml:space="preserve">se the results and drew the figures in close consultation with Nicolas Fanin and Lisa Wingate. Clement Foucault wrote the first draft of the manuscript with the help of Lisa Wingate and Nicolas Fanin, and received </w:t>
      </w:r>
      <w:del w:id="237" w:author="Lisa Wingate" w:date="2020-06-10T09:20:00Z">
        <w:r w:rsidR="00DE59D0" w:rsidRPr="24DC33B2" w:rsidDel="24DC33B2">
          <w:rPr>
            <w:rFonts w:cs="Times New Roman"/>
          </w:rPr>
          <w:delText xml:space="preserve">numbers of </w:delText>
        </w:r>
      </w:del>
      <w:r w:rsidRPr="24DC33B2">
        <w:rPr>
          <w:rFonts w:cs="Times New Roman"/>
        </w:rPr>
        <w:t xml:space="preserve">feedback on </w:t>
      </w:r>
      <w:del w:id="238" w:author="Lisa Wingate" w:date="2020-06-10T09:21:00Z">
        <w:r w:rsidR="00DE59D0" w:rsidRPr="24DC33B2" w:rsidDel="24DC33B2">
          <w:rPr>
            <w:rFonts w:cs="Times New Roman"/>
          </w:rPr>
          <w:delText>his</w:delText>
        </w:r>
      </w:del>
      <w:ins w:id="239" w:author="Lisa Wingate" w:date="2020-06-10T09:21:00Z">
        <w:r w:rsidRPr="24DC33B2">
          <w:rPr>
            <w:rFonts w:cs="Times New Roman"/>
          </w:rPr>
          <w:t>the</w:t>
        </w:r>
      </w:ins>
      <w:r w:rsidRPr="24DC33B2">
        <w:rPr>
          <w:rFonts w:cs="Times New Roman"/>
        </w:rPr>
        <w:t xml:space="preserve"> writing during the course of the internship.</w:t>
      </w:r>
    </w:p>
    <w:p w14:paraId="659C0E32" w14:textId="68BE9268" w:rsidR="00A72BF1" w:rsidRDefault="00A72BF1" w:rsidP="00DE59D0">
      <w:pPr>
        <w:spacing w:line="360" w:lineRule="auto"/>
        <w:jc w:val="both"/>
        <w:rPr>
          <w:rFonts w:cs="Times New Roman"/>
        </w:rPr>
      </w:pPr>
    </w:p>
    <w:p w14:paraId="69072F62" w14:textId="3D7F3DC7" w:rsidR="00A72BF1" w:rsidRDefault="00A72BF1" w:rsidP="00A72BF1">
      <w:pPr>
        <w:pStyle w:val="Titre1"/>
        <w:rPr>
          <w:vertAlign w:val="superscript"/>
        </w:rPr>
      </w:pPr>
      <w:r>
        <w:t>Planning of Clement Foucault’s internship, starting on 2020, January 6</w:t>
      </w:r>
      <w:r w:rsidRPr="00A72BF1">
        <w:rPr>
          <w:vertAlign w:val="superscript"/>
        </w:rPr>
        <w:t>th</w:t>
      </w:r>
      <w:r>
        <w:t xml:space="preserve"> and ending on 2020, June 30</w:t>
      </w:r>
      <w:r w:rsidRPr="00A72BF1">
        <w:rPr>
          <w:vertAlign w:val="superscript"/>
        </w:rPr>
        <w:t>th</w:t>
      </w:r>
    </w:p>
    <w:p w14:paraId="2F39EB6C" w14:textId="57970936" w:rsidR="00A72BF1" w:rsidRDefault="00DD0A9A" w:rsidP="00A72BF1">
      <w:r>
        <w:rPr>
          <w:noProof/>
          <w:lang w:val="fr-FR" w:eastAsia="fr-FR" w:bidi="ar-SA"/>
        </w:rPr>
        <w:drawing>
          <wp:anchor distT="0" distB="0" distL="114300" distR="114300" simplePos="0" relativeHeight="251675136" behindDoc="0" locked="0" layoutInCell="1" allowOverlap="1" wp14:anchorId="680823CA" wp14:editId="316C0016">
            <wp:simplePos x="0" y="0"/>
            <wp:positionH relativeFrom="column">
              <wp:posOffset>276860</wp:posOffset>
            </wp:positionH>
            <wp:positionV relativeFrom="paragraph">
              <wp:posOffset>173355</wp:posOffset>
            </wp:positionV>
            <wp:extent cx="3818255" cy="4384675"/>
            <wp:effectExtent l="0" t="0" r="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8255" cy="4384675"/>
                    </a:xfrm>
                    <a:prstGeom prst="rect">
                      <a:avLst/>
                    </a:prstGeom>
                  </pic:spPr>
                </pic:pic>
              </a:graphicData>
            </a:graphic>
            <wp14:sizeRelH relativeFrom="margin">
              <wp14:pctWidth>0</wp14:pctWidth>
            </wp14:sizeRelH>
            <wp14:sizeRelV relativeFrom="margin">
              <wp14:pctHeight>0</wp14:pctHeight>
            </wp14:sizeRelV>
          </wp:anchor>
        </w:drawing>
      </w:r>
    </w:p>
    <w:p w14:paraId="70A26A4B" w14:textId="36EDB073" w:rsidR="00A72BF1" w:rsidRPr="00A72BF1" w:rsidRDefault="00A72BF1" w:rsidP="00A72BF1"/>
    <w:p w14:paraId="3FB1A214" w14:textId="15946E09" w:rsidR="00A72BF1" w:rsidRDefault="00A72BF1" w:rsidP="00A72BF1"/>
    <w:p w14:paraId="4EADA965" w14:textId="680B958E" w:rsidR="00A72BF1" w:rsidRDefault="00A72BF1" w:rsidP="00A72BF1">
      <w:pPr>
        <w:rPr>
          <w:noProof/>
        </w:rPr>
      </w:pPr>
      <w:r>
        <w:rPr>
          <w:noProof/>
          <w:lang w:val="fr-FR" w:eastAsia="fr-FR" w:bidi="ar-SA"/>
        </w:rPr>
        <w:drawing>
          <wp:anchor distT="0" distB="0" distL="114300" distR="114300" simplePos="0" relativeHeight="251677184" behindDoc="0" locked="0" layoutInCell="1" allowOverlap="1" wp14:anchorId="0E5807A4" wp14:editId="174C28D5">
            <wp:simplePos x="0" y="0"/>
            <wp:positionH relativeFrom="column">
              <wp:posOffset>-1270</wp:posOffset>
            </wp:positionH>
            <wp:positionV relativeFrom="paragraph">
              <wp:posOffset>1546860</wp:posOffset>
            </wp:positionV>
            <wp:extent cx="1422400" cy="179070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22400" cy="179070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lang w:val="fr-FR" w:eastAsia="fr-FR" w:bidi="ar-SA"/>
        </w:rPr>
        <w:drawing>
          <wp:anchor distT="0" distB="0" distL="114300" distR="114300" simplePos="0" relativeHeight="251676160" behindDoc="0" locked="0" layoutInCell="1" allowOverlap="1" wp14:anchorId="6C2051D2" wp14:editId="5FC728E0">
            <wp:simplePos x="0" y="0"/>
            <wp:positionH relativeFrom="column">
              <wp:posOffset>-1270</wp:posOffset>
            </wp:positionH>
            <wp:positionV relativeFrom="paragraph">
              <wp:posOffset>451485</wp:posOffset>
            </wp:positionV>
            <wp:extent cx="1285875" cy="875665"/>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85875" cy="875665"/>
                    </a:xfrm>
                    <a:prstGeom prst="rect">
                      <a:avLst/>
                    </a:prstGeom>
                  </pic:spPr>
                </pic:pic>
              </a:graphicData>
            </a:graphic>
            <wp14:sizeRelH relativeFrom="margin">
              <wp14:pctWidth>0</wp14:pctWidth>
            </wp14:sizeRelH>
            <wp14:sizeRelV relativeFrom="margin">
              <wp14:pctHeight>0</wp14:pctHeight>
            </wp14:sizeRelV>
          </wp:anchor>
        </w:drawing>
      </w:r>
    </w:p>
    <w:p w14:paraId="1F75699D" w14:textId="438162AC" w:rsidR="00A72BF1" w:rsidRPr="00A72BF1" w:rsidRDefault="00A72BF1" w:rsidP="00A72BF1"/>
    <w:p w14:paraId="55B32FFB" w14:textId="5644A5AC" w:rsidR="00A72BF1" w:rsidRPr="00A72BF1" w:rsidRDefault="00A72BF1" w:rsidP="00A72BF1"/>
    <w:p w14:paraId="22948A22" w14:textId="3783FB3E" w:rsidR="00A72BF1" w:rsidRPr="00A72BF1" w:rsidRDefault="00A72BF1" w:rsidP="00A72BF1"/>
    <w:p w14:paraId="5D4A3889" w14:textId="0367D6C2" w:rsidR="00A72BF1" w:rsidRPr="00A72BF1" w:rsidRDefault="00A72BF1" w:rsidP="00A72BF1"/>
    <w:p w14:paraId="41A69509" w14:textId="2EB05BD4" w:rsidR="00A72BF1" w:rsidRPr="00A72BF1" w:rsidRDefault="00A72BF1" w:rsidP="00A72BF1"/>
    <w:p w14:paraId="3EBF9A86" w14:textId="5797DD98" w:rsidR="00A72BF1" w:rsidRPr="00A72BF1" w:rsidRDefault="00A72BF1" w:rsidP="00A72BF1"/>
    <w:p w14:paraId="781D0507" w14:textId="0C56E491" w:rsidR="00A72BF1" w:rsidRPr="00A72BF1" w:rsidRDefault="00A72BF1" w:rsidP="00A72BF1"/>
    <w:p w14:paraId="7C8B4E70" w14:textId="074D0EA2" w:rsidR="00A72BF1" w:rsidRPr="00A72BF1" w:rsidRDefault="00A72BF1" w:rsidP="00A72BF1"/>
    <w:p w14:paraId="56AAAF91" w14:textId="3584A36D" w:rsidR="00A72BF1" w:rsidRDefault="00A72BF1" w:rsidP="00A72BF1">
      <w:pPr>
        <w:tabs>
          <w:tab w:val="left" w:pos="1110"/>
        </w:tabs>
      </w:pPr>
    </w:p>
    <w:p w14:paraId="3C7E502F" w14:textId="621840DB" w:rsidR="00A72BF1" w:rsidRDefault="00A72BF1" w:rsidP="00A72BF1">
      <w:pPr>
        <w:pStyle w:val="Titre1"/>
      </w:pPr>
      <w:r>
        <w:t>Acknowledgments</w:t>
      </w:r>
    </w:p>
    <w:p w14:paraId="577CF3B7" w14:textId="6F9E8B5E" w:rsidR="00A72BF1" w:rsidRDefault="00A72BF1" w:rsidP="00A72BF1"/>
    <w:p w14:paraId="305597D3" w14:textId="5398BAC3" w:rsidR="001E04C8" w:rsidRDefault="00A72BF1" w:rsidP="00A619A7">
      <w:pPr>
        <w:spacing w:line="360" w:lineRule="auto"/>
        <w:jc w:val="both"/>
      </w:pPr>
      <w:r w:rsidRPr="00A72BF1">
        <w:t>I would like to thank my two supervisors,</w:t>
      </w:r>
      <w:r>
        <w:t xml:space="preserve"> Lisa Wingate and Nicolas Fanin,</w:t>
      </w:r>
      <w:r w:rsidRPr="00A72BF1">
        <w:t xml:space="preserve"> first of all for accepting me into this research project, but also for their help, availability and </w:t>
      </w:r>
      <w:r w:rsidR="00A619A7">
        <w:t xml:space="preserve">valuable </w:t>
      </w:r>
      <w:r w:rsidRPr="00A72BF1">
        <w:t>advice</w:t>
      </w:r>
      <w:r w:rsidR="00A619A7">
        <w:t xml:space="preserve">s </w:t>
      </w:r>
      <w:r w:rsidR="00A619A7" w:rsidRPr="00A619A7">
        <w:t>from which I was able to draw valuable experience about being a researcher.</w:t>
      </w:r>
      <w:r w:rsidR="00A619A7">
        <w:t xml:space="preserve"> </w:t>
      </w:r>
      <w:r w:rsidR="00A619A7" w:rsidRPr="00A619A7">
        <w:t xml:space="preserve">Despite the complicated sanitary conditions at the beginning of the year, they never stopped accompanying and supporting me, even from home. </w:t>
      </w:r>
      <w:r w:rsidR="00A619A7">
        <w:t xml:space="preserve">I would also like to thank the whole ECOFUN team for their great company </w:t>
      </w:r>
      <w:r w:rsidR="00A619A7" w:rsidRPr="00A619A7">
        <w:t>and all those nice conversations we've been having over lunch.</w:t>
      </w:r>
      <w:r w:rsidR="00E7215B">
        <w:t xml:space="preserve"> </w:t>
      </w:r>
      <w:r w:rsidR="00E7215B" w:rsidRPr="00E7215B">
        <w:t>Finally, I would like to thank Koen</w:t>
      </w:r>
      <w:r w:rsidR="00E7215B">
        <w:t xml:space="preserve"> </w:t>
      </w:r>
      <w:proofErr w:type="spellStart"/>
      <w:r w:rsidR="00E7215B">
        <w:t>Hufkens</w:t>
      </w:r>
      <w:proofErr w:type="spellEnd"/>
      <w:r w:rsidR="00E7215B" w:rsidRPr="00E7215B">
        <w:t xml:space="preserve"> for lending me his </w:t>
      </w:r>
      <w:r w:rsidR="00E7215B">
        <w:t xml:space="preserve">desk while </w:t>
      </w:r>
      <w:r w:rsidR="00CC3C6B">
        <w:t>he’s</w:t>
      </w:r>
      <w:r w:rsidR="00E7215B">
        <w:t xml:space="preserve"> gone,</w:t>
      </w:r>
      <w:r w:rsidR="00E7215B" w:rsidRPr="00E7215B">
        <w:t xml:space="preserve"> even though he probably doesn't know about it yet.</w:t>
      </w:r>
    </w:p>
    <w:p w14:paraId="148606FB" w14:textId="77777777" w:rsidR="001E04C8" w:rsidRDefault="001E04C8">
      <w:r>
        <w:br w:type="page"/>
      </w:r>
    </w:p>
    <w:p w14:paraId="3D24B43C" w14:textId="189631CE" w:rsidR="00A72BF1" w:rsidRDefault="00CF31A2" w:rsidP="00CF31A2">
      <w:pPr>
        <w:pStyle w:val="Titre1"/>
      </w:pPr>
      <w:r>
        <w:lastRenderedPageBreak/>
        <w:t>Abstract</w:t>
      </w:r>
    </w:p>
    <w:p w14:paraId="59653DA2" w14:textId="4196D638" w:rsidR="00CF31A2" w:rsidRDefault="00CF31A2" w:rsidP="00CF31A2"/>
    <w:p w14:paraId="3BA3CBF9" w14:textId="4B8F0AAB" w:rsidR="00CF31A2" w:rsidRPr="00E41F1E" w:rsidRDefault="0004274F" w:rsidP="0B39A83D">
      <w:pPr>
        <w:spacing w:line="360" w:lineRule="auto"/>
        <w:jc w:val="both"/>
        <w:rPr>
          <w:rFonts w:cs="Times New Roman"/>
        </w:rPr>
      </w:pPr>
      <w:del w:id="240" w:author="Lisa Wingate" w:date="2020-06-10T17:05:00Z">
        <w:r w:rsidRPr="0B39A83D" w:rsidDel="0B39A83D">
          <w:rPr>
            <w:rFonts w:cs="Times New Roman"/>
          </w:rPr>
          <w:delText>The different s</w:delText>
        </w:r>
      </w:del>
      <w:ins w:id="241" w:author="Lisa Wingate" w:date="2020-06-10T17:05:00Z">
        <w:r w:rsidR="0B39A83D" w:rsidRPr="0B39A83D">
          <w:rPr>
            <w:rFonts w:cs="Times New Roman"/>
          </w:rPr>
          <w:t>S</w:t>
        </w:r>
      </w:ins>
      <w:r w:rsidR="0B39A83D" w:rsidRPr="0B39A83D">
        <w:rPr>
          <w:rFonts w:cs="Times New Roman"/>
        </w:rPr>
        <w:t xml:space="preserve">oil microbes play a significant role in carbonyl sulphide (COS) fluxes within terrestrial ecosystems. Therefore, it is important to evaluate their contribution in order to use COS as a proxy for ecosystem </w:t>
      </w:r>
      <w:ins w:id="242" w:author="Lisa Wingate" w:date="2020-06-10T17:05:00Z">
        <w:r w:rsidR="0B39A83D" w:rsidRPr="0B39A83D">
          <w:rPr>
            <w:rFonts w:cs="Times New Roman"/>
          </w:rPr>
          <w:t xml:space="preserve">gross </w:t>
        </w:r>
      </w:ins>
      <w:r w:rsidR="0B39A83D" w:rsidRPr="0B39A83D">
        <w:rPr>
          <w:rFonts w:cs="Times New Roman"/>
        </w:rPr>
        <w:t xml:space="preserve">primary </w:t>
      </w:r>
      <w:del w:id="243" w:author="Lisa Wingate" w:date="2020-06-10T17:05:00Z">
        <w:r w:rsidRPr="0B39A83D" w:rsidDel="0B39A83D">
          <w:rPr>
            <w:rFonts w:cs="Times New Roman"/>
          </w:rPr>
          <w:delText>gross</w:delText>
        </w:r>
      </w:del>
      <w:r w:rsidR="0B39A83D" w:rsidRPr="0B39A83D">
        <w:rPr>
          <w:rFonts w:cs="Times New Roman"/>
        </w:rPr>
        <w:t xml:space="preserve"> production. Several parameters can affect soil COS fluxes, such as temperature, pH, moisture, and light. This study is focused on a better understanding of microbial diversity and activity in soil influenced by light, with a special spotlight on photoautotrophic organisms and how they shape microbial communities. Our goals were (1) to describe the effect of light on photoautotrophic community composition, (2) to assess whether shifts in phototroph</w:t>
      </w:r>
      <w:del w:id="244" w:author="Lisa Wingate" w:date="2020-06-10T17:06:00Z">
        <w:r w:rsidRPr="0B39A83D" w:rsidDel="0B39A83D">
          <w:rPr>
            <w:rFonts w:cs="Times New Roman"/>
          </w:rPr>
          <w:delText>s</w:delText>
        </w:r>
      </w:del>
      <w:r w:rsidR="0B39A83D" w:rsidRPr="0B39A83D">
        <w:rPr>
          <w:rFonts w:cs="Times New Roman"/>
        </w:rPr>
        <w:t xml:space="preserve"> community composition affect heterotrophic community composition, and (3) to evaluate whether </w:t>
      </w:r>
      <w:r w:rsidR="0B39A83D" w:rsidRPr="0B39A83D">
        <w:rPr>
          <w:rFonts w:cs="Times New Roman"/>
          <w:color w:val="222222"/>
        </w:rPr>
        <w:t>changes in the composition of microbial communities would have important repercussions on soil COS fluxes</w:t>
      </w:r>
      <w:r w:rsidR="0B39A83D" w:rsidRPr="0B39A83D">
        <w:rPr>
          <w:rFonts w:cs="Times New Roman"/>
        </w:rPr>
        <w:t xml:space="preserve">. For the experiment, four soils with different physicochemical properties were sampled and incubated to stimulate the development of native soil phototrophs. Light treatments were applied to the soils, by incubating them either in light or dark. Microbial communities in these soils were looked at through metabarcoding analysis. We found that light systematically influenced the composition of phototrophic communities, and that these changes were potentially correlated with the development of bacteria and fungi that were either parasitic or able to benefit from an abundance of resources in their environment (i.e., copiotrophic organisms). Many classes of microbes were associated with COS fluxes, including some already mentioned in previous studies for their important role such as </w:t>
      </w:r>
      <w:r w:rsidR="0B39A83D" w:rsidRPr="0B39A83D">
        <w:rPr>
          <w:rFonts w:cs="Times New Roman"/>
          <w:i/>
          <w:iCs/>
        </w:rPr>
        <w:t>Actinobacteria</w:t>
      </w:r>
      <w:r w:rsidR="0B39A83D" w:rsidRPr="0B39A83D">
        <w:rPr>
          <w:rFonts w:cs="Times New Roman"/>
        </w:rPr>
        <w:t xml:space="preserve"> or </w:t>
      </w:r>
      <w:r w:rsidR="0B39A83D" w:rsidRPr="0B39A83D">
        <w:rPr>
          <w:rFonts w:cs="Times New Roman"/>
          <w:i/>
          <w:iCs/>
        </w:rPr>
        <w:t>Leotiomycetes</w:t>
      </w:r>
      <w:r w:rsidR="0B39A83D" w:rsidRPr="0B39A83D">
        <w:rPr>
          <w:rFonts w:cs="Times New Roman"/>
        </w:rPr>
        <w:t>. We conclude that light has the potential to shape soil microbial communities and that this effect is not limited to phototrophic organisms, thereby influencing the regulation of COS fluxes in soils.</w:t>
      </w:r>
    </w:p>
    <w:sectPr w:rsidR="00CF31A2" w:rsidRPr="00E41F1E" w:rsidSect="00907E9E">
      <w:footerReference w:type="default" r:id="rId40"/>
      <w:footerReference w:type="first" r:id="rId41"/>
      <w:pgSz w:w="11906" w:h="16838"/>
      <w:pgMar w:top="1417" w:right="1417" w:bottom="1417" w:left="1417" w:header="0" w:footer="0" w:gutter="0"/>
      <w:pgNumType w:start="1"/>
      <w:cols w:space="720"/>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isa Wingate" w:date="2020-06-10T11:43:00Z" w:initials="LW">
    <w:p w14:paraId="6EB9F257" w14:textId="162B62BE" w:rsidR="00DC232E" w:rsidRDefault="00DC232E">
      <w:proofErr w:type="gramStart"/>
      <w:r>
        <w:t>this</w:t>
      </w:r>
      <w:proofErr w:type="gramEnd"/>
      <w:r>
        <w:t xml:space="preserve"> requires a reference to support this statement</w:t>
      </w:r>
      <w:r>
        <w:annotationRef/>
      </w:r>
    </w:p>
  </w:comment>
  <w:comment w:id="20" w:author="Lisa Wingate" w:date="2020-06-10T11:53:00Z" w:initials="LW">
    <w:p w14:paraId="308A2530" w14:textId="3B7F88F5" w:rsidR="00DC232E" w:rsidRDefault="00DC232E">
      <w:proofErr w:type="gramStart"/>
      <w:r>
        <w:t>you</w:t>
      </w:r>
      <w:proofErr w:type="gramEnd"/>
      <w:r>
        <w:t xml:space="preserve"> need to be careful here because you do not just look at algae but also the entire </w:t>
      </w:r>
      <w:proofErr w:type="spellStart"/>
      <w:r>
        <w:t>microphotoautotrophic</w:t>
      </w:r>
      <w:proofErr w:type="spellEnd"/>
      <w:r>
        <w:t xml:space="preserve"> community that also includes non-vascular plants. So it might be worth clarifying at the very beginning what you </w:t>
      </w:r>
      <w:proofErr w:type="spellStart"/>
      <w:r>
        <w:t>you</w:t>
      </w:r>
      <w:proofErr w:type="spellEnd"/>
      <w:r>
        <w:t xml:space="preserve"> define and use from this point onward. Perhaps phototrophs instead of algae and only use </w:t>
      </w:r>
      <w:proofErr w:type="spellStart"/>
      <w:r>
        <w:t>agae</w:t>
      </w:r>
      <w:proofErr w:type="spellEnd"/>
      <w:r>
        <w:t xml:space="preserve"> when actually referring specifically to algal taxa?</w:t>
      </w:r>
      <w:r>
        <w:annotationRef/>
      </w:r>
    </w:p>
  </w:comment>
  <w:comment w:id="48" w:author="Lisa Wingate" w:date="2020-06-10T11:54:00Z" w:initials="LW">
    <w:p w14:paraId="3542ED1E" w14:textId="463B17AC" w:rsidR="00DC232E" w:rsidRDefault="00DC232E">
      <w:proofErr w:type="gramStart"/>
      <w:r>
        <w:t>just</w:t>
      </w:r>
      <w:proofErr w:type="gramEnd"/>
      <w:r>
        <w:t xml:space="preserve"> algal or phototrophs?</w:t>
      </w:r>
      <w:r>
        <w:annotationRef/>
      </w:r>
    </w:p>
  </w:comment>
  <w:comment w:id="49" w:author="Lisa Wingate" w:date="2020-06-10T12:00:00Z" w:initials="LW">
    <w:p w14:paraId="7002218C" w14:textId="338435D2" w:rsidR="00DC232E" w:rsidRDefault="00DC232E">
      <w:r>
        <w:t xml:space="preserve">Masaki et al also showed </w:t>
      </w:r>
      <w:proofErr w:type="spellStart"/>
      <w:r>
        <w:t>severa</w:t>
      </w:r>
      <w:proofErr w:type="spellEnd"/>
      <w:r>
        <w:t xml:space="preserve"> species of fungi that could take up COS </w:t>
      </w:r>
      <w:proofErr w:type="spellStart"/>
      <w:r>
        <w:t>e.g</w:t>
      </w:r>
      <w:proofErr w:type="spellEnd"/>
      <w:r>
        <w:t xml:space="preserve"> Trichoderma species, </w:t>
      </w:r>
      <w:proofErr w:type="gramStart"/>
      <w:r>
        <w:t>Fusarium ,</w:t>
      </w:r>
      <w:proofErr w:type="gramEnd"/>
      <w:r>
        <w:t xml:space="preserve"> </w:t>
      </w:r>
      <w:proofErr w:type="spellStart"/>
      <w:r>
        <w:t>Scyta;idium</w:t>
      </w:r>
      <w:proofErr w:type="spellEnd"/>
      <w:r>
        <w:t xml:space="preserve"> see Table 1. The COS emitters were the </w:t>
      </w:r>
      <w:proofErr w:type="spellStart"/>
      <w:r>
        <w:t>Mortierellomycetes</w:t>
      </w:r>
      <w:proofErr w:type="spellEnd"/>
      <w:r>
        <w:t>.</w:t>
      </w:r>
      <w:r>
        <w:annotationRef/>
      </w:r>
    </w:p>
  </w:comment>
  <w:comment w:id="58" w:author="Lisa Wingate" w:date="2020-06-10T15:35:00Z" w:initials="LW">
    <w:p w14:paraId="2FD6833B" w14:textId="1396EBFF" w:rsidR="00DC232E" w:rsidRDefault="00DC232E">
      <w:proofErr w:type="gramStart"/>
      <w:r>
        <w:t>should</w:t>
      </w:r>
      <w:proofErr w:type="gramEnd"/>
      <w:r>
        <w:t xml:space="preserve"> be subscript</w:t>
      </w:r>
      <w:r>
        <w:annotationRef/>
      </w:r>
    </w:p>
  </w:comment>
  <w:comment w:id="63" w:author="Lisa Wingate" w:date="2020-06-10T15:52:00Z" w:initials="LW">
    <w:p w14:paraId="0ACC6055" w14:textId="62364C2C" w:rsidR="00DC232E" w:rsidRDefault="00DC232E">
      <w:proofErr w:type="gramStart"/>
      <w:r>
        <w:t>problem</w:t>
      </w:r>
      <w:proofErr w:type="gramEnd"/>
      <w:r>
        <w:t xml:space="preserve"> with the formatting here</w:t>
      </w:r>
      <w:r>
        <w:annotationRef/>
      </w:r>
    </w:p>
  </w:comment>
  <w:comment w:id="84" w:author="Lisa Wingate" w:date="2020-06-10T15:52:00Z" w:initials="LW">
    <w:p w14:paraId="7C456A25" w14:textId="19E21EC8" w:rsidR="00DC232E" w:rsidRDefault="00DC232E">
      <w:proofErr w:type="gramStart"/>
      <w:r>
        <w:t>not</w:t>
      </w:r>
      <w:proofErr w:type="gramEnd"/>
      <w:r>
        <w:t xml:space="preserve"> sure I understand this</w:t>
      </w:r>
      <w:r>
        <w:annotationRef/>
      </w:r>
    </w:p>
  </w:comment>
  <w:comment w:id="93" w:author="Nicolas Fanin" w:date="2020-06-11T13:38:00Z" w:initials="NF">
    <w:p w14:paraId="77F4FE2B" w14:textId="1CA3BCE7" w:rsidR="00DC232E" w:rsidRDefault="00DC232E">
      <w:pPr>
        <w:pStyle w:val="Commentaire"/>
      </w:pPr>
      <w:r>
        <w:rPr>
          <w:rStyle w:val="Marquedecommentaire"/>
        </w:rPr>
        <w:annotationRef/>
      </w:r>
      <w:r>
        <w:t xml:space="preserve">Yes, problems with the graphic display. </w:t>
      </w:r>
    </w:p>
  </w:comment>
  <w:comment w:id="105" w:author="Lisa Wingate" w:date="2020-06-10T16:06:00Z" w:initials="LW">
    <w:p w14:paraId="16EFD641" w14:textId="4463ED93" w:rsidR="00DC232E" w:rsidRDefault="00DC232E">
      <w:proofErr w:type="gramStart"/>
      <w:r>
        <w:t>the</w:t>
      </w:r>
      <w:proofErr w:type="gramEnd"/>
      <w:r>
        <w:t xml:space="preserve"> graph looks a bit funky and this may be because of the word version online. </w:t>
      </w:r>
      <w:proofErr w:type="gramStart"/>
      <w:r>
        <w:t>check</w:t>
      </w:r>
      <w:proofErr w:type="gramEnd"/>
      <w:r>
        <w:t xml:space="preserve"> that the y axis legend of 1b is fine</w:t>
      </w:r>
      <w:r>
        <w:annotationRef/>
      </w:r>
    </w:p>
  </w:comment>
  <w:comment w:id="117" w:author="Lisa Wingate" w:date="2020-06-10T18:08:00Z" w:initials="LW">
    <w:p w14:paraId="4F2E431F" w14:textId="7D79EDE3" w:rsidR="00DC232E" w:rsidRDefault="00DC232E">
      <w:r>
        <w:t>Perhaps you already want to introduce Figure 2a here? By the way the legend says Algal class but in this you clearly have bryophytes that are not algae.</w:t>
      </w:r>
      <w:r>
        <w:annotationRef/>
      </w:r>
    </w:p>
  </w:comment>
  <w:comment w:id="131" w:author="Lisa Wingate" w:date="2020-06-10T18:08:00Z" w:initials="LW">
    <w:p w14:paraId="4D1454ED" w14:textId="047BC044" w:rsidR="00DC232E" w:rsidRDefault="00DC232E">
      <w:proofErr w:type="gramStart"/>
      <w:r>
        <w:t>this</w:t>
      </w:r>
      <w:proofErr w:type="gramEnd"/>
      <w:r>
        <w:t xml:space="preserve"> sounds counter indicative</w:t>
      </w:r>
      <w:r>
        <w:annotationRef/>
      </w:r>
    </w:p>
  </w:comment>
  <w:comment w:id="134" w:author="Lisa Wingate" w:date="2020-06-10T18:27:00Z" w:initials="LW">
    <w:p w14:paraId="32F3AF4D" w14:textId="3A80DABD" w:rsidR="00DC232E" w:rsidRDefault="00DC232E">
      <w:proofErr w:type="gramStart"/>
      <w:r>
        <w:t>again</w:t>
      </w:r>
      <w:proofErr w:type="gramEnd"/>
      <w:r>
        <w:t xml:space="preserve"> not sure if it is just a problem of word conversion but the Figure legend seems to be missing here.</w:t>
      </w:r>
      <w:r>
        <w:annotationRef/>
      </w:r>
    </w:p>
  </w:comment>
  <w:comment w:id="148" w:author="Lisa Wingate" w:date="2020-06-10T18:28:00Z" w:initials="LW">
    <w:p w14:paraId="4196BF8B" w14:textId="40B7D702" w:rsidR="00DC232E" w:rsidRDefault="00DC232E">
      <w:r>
        <w:t>Could also be worth mentioning that bryophytes were linked to COS uptake however, the correlation was ns.</w:t>
      </w:r>
      <w:r>
        <w:annotationRef/>
      </w:r>
    </w:p>
  </w:comment>
  <w:comment w:id="153" w:author="Lisa Wingate" w:date="2020-06-10T18:31:00Z" w:initials="LW">
    <w:p w14:paraId="62F18F0C" w14:textId="2CD0B13A" w:rsidR="00DC232E" w:rsidRDefault="00DC232E">
      <w:proofErr w:type="gramStart"/>
      <w:r>
        <w:t>in</w:t>
      </w:r>
      <w:proofErr w:type="gramEnd"/>
      <w:r>
        <w:t xml:space="preserve"> fact this coefficient indicates OTUs that were positively correlated with a decrease in net COS uptake which is not strictly the same as emission.</w:t>
      </w:r>
      <w:r>
        <w:annotationRef/>
      </w:r>
    </w:p>
  </w:comment>
  <w:comment w:id="163" w:author="Nicolas Fanin" w:date="2020-06-11T14:02:00Z" w:initials="NF">
    <w:p w14:paraId="3CA1E7B3" w14:textId="2C72C76D" w:rsidR="00DC232E" w:rsidRDefault="00DC232E">
      <w:pPr>
        <w:pStyle w:val="Commentaire"/>
      </w:pPr>
      <w:r>
        <w:rPr>
          <w:rStyle w:val="Marquedecommentaire"/>
        </w:rPr>
        <w:annotationRef/>
      </w:r>
      <w:r>
        <w:rPr>
          <w:noProof/>
        </w:rPr>
        <w:t>which ones?</w:t>
      </w:r>
    </w:p>
  </w:comment>
  <w:comment w:id="174" w:author="Nicolas Fanin" w:date="2020-06-11T14:17:00Z" w:initials="NF">
    <w:p w14:paraId="54EDB182" w14:textId="6712A86D" w:rsidR="00115136" w:rsidRDefault="00DC232E">
      <w:pPr>
        <w:pStyle w:val="Commentaire"/>
      </w:pPr>
      <w:r>
        <w:rPr>
          <w:rStyle w:val="Marquedecommentaire"/>
        </w:rPr>
        <w:annotationRef/>
      </w:r>
      <w:r>
        <w:t xml:space="preserve">You have to explain briefly which </w:t>
      </w:r>
      <w:proofErr w:type="spellStart"/>
      <w:r>
        <w:t>pararameters</w:t>
      </w:r>
      <w:proofErr w:type="spellEnd"/>
      <w:r>
        <w:t xml:space="preserve"> are important and why. Otherwise, the readers will not understand why we studied different soil types and soil properties.</w:t>
      </w:r>
      <w:r w:rsidR="00115136">
        <w:t xml:space="preserve"> E.g. pH </w:t>
      </w:r>
      <w:proofErr w:type="spellStart"/>
      <w:r w:rsidR="00115136">
        <w:t>granulo</w:t>
      </w:r>
      <w:proofErr w:type="spellEnd"/>
      <w:r w:rsidR="00115136">
        <w:t xml:space="preserve">… You </w:t>
      </w:r>
      <w:proofErr w:type="spellStart"/>
      <w:r w:rsidR="00115136">
        <w:t>havbe</w:t>
      </w:r>
      <w:proofErr w:type="spellEnd"/>
      <w:r w:rsidR="00115136">
        <w:t xml:space="preserve"> to mention them and explain why they are important.</w:t>
      </w:r>
    </w:p>
  </w:comment>
  <w:comment w:id="185" w:author="Nicolas Fanin" w:date="2020-06-11T14:22:00Z" w:initials="NF">
    <w:p w14:paraId="4637504E" w14:textId="19BA4D9B" w:rsidR="00DC232E" w:rsidRDefault="00DC232E">
      <w:pPr>
        <w:pStyle w:val="Commentaire"/>
      </w:pPr>
      <w:r>
        <w:rPr>
          <w:rStyle w:val="Marquedecommentaire"/>
        </w:rPr>
        <w:annotationRef/>
      </w:r>
      <w:r>
        <w:t>Nice ‘scientific’ joke</w:t>
      </w:r>
    </w:p>
  </w:comment>
  <w:comment w:id="190" w:author="Nicolas Fanin" w:date="2020-06-11T14:24:00Z" w:initials="NF">
    <w:p w14:paraId="1B3FFFAA" w14:textId="09B3B7D4" w:rsidR="00DC232E" w:rsidRDefault="00DC232E">
      <w:pPr>
        <w:pStyle w:val="Commentaire"/>
      </w:pPr>
      <w:r>
        <w:rPr>
          <w:rStyle w:val="Marquedecommentaire"/>
        </w:rPr>
        <w:annotationRef/>
      </w:r>
      <w:r>
        <w:t xml:space="preserve">Keep in </w:t>
      </w:r>
      <w:proofErr w:type="spellStart"/>
      <w:r>
        <w:t>min</w:t>
      </w:r>
      <w:proofErr w:type="spellEnd"/>
      <w:r>
        <w:t xml:space="preserve"> that there are thousands of various groups in </w:t>
      </w:r>
      <w:proofErr w:type="spellStart"/>
      <w:r>
        <w:t>Leotio</w:t>
      </w:r>
      <w:proofErr w:type="spellEnd"/>
      <w:r>
        <w:t xml:space="preserve"> and many fungal guilds, so this is very diverse and we need to work at finer resolution if possible, to identify who is responsible for COS uptake.</w:t>
      </w:r>
    </w:p>
  </w:comment>
  <w:comment w:id="192" w:author="Nicolas Fanin" w:date="2020-06-11T14:26:00Z" w:initials="NF">
    <w:p w14:paraId="68728446" w14:textId="59CDAFDE" w:rsidR="00DC232E" w:rsidRDefault="00DC232E">
      <w:pPr>
        <w:pStyle w:val="Commentaire"/>
      </w:pPr>
      <w:r>
        <w:rPr>
          <w:rStyle w:val="Marquedecommentaire"/>
        </w:rPr>
        <w:annotationRef/>
      </w:r>
      <w:r>
        <w:t>Add a brief mention about the important classes similar to LB</w:t>
      </w:r>
    </w:p>
  </w:comment>
  <w:comment w:id="193" w:author="Nicolas Fanin" w:date="2020-06-11T14:29:00Z" w:initials="NF">
    <w:p w14:paraId="42E0BA67" w14:textId="5DBAA32B" w:rsidR="00DC232E" w:rsidRDefault="00DC232E">
      <w:pPr>
        <w:pStyle w:val="Commentaire"/>
      </w:pPr>
      <w:r>
        <w:rPr>
          <w:rStyle w:val="Marquedecommentaire"/>
        </w:rPr>
        <w:annotationRef/>
      </w:r>
      <w:r>
        <w:t>I would merge this to the previous sentence to have something similar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B9F257" w15:done="0"/>
  <w15:commentEx w15:paraId="308A2530" w15:done="0"/>
  <w15:commentEx w15:paraId="3542ED1E" w15:done="0"/>
  <w15:commentEx w15:paraId="7002218C" w15:done="0"/>
  <w15:commentEx w15:paraId="2FD6833B" w15:done="0"/>
  <w15:commentEx w15:paraId="0ACC6055" w15:done="0"/>
  <w15:commentEx w15:paraId="7C456A25" w15:done="0"/>
  <w15:commentEx w15:paraId="77F4FE2B" w15:done="0"/>
  <w15:commentEx w15:paraId="16EFD641" w15:done="0"/>
  <w15:commentEx w15:paraId="4F2E431F" w15:done="0"/>
  <w15:commentEx w15:paraId="4D1454ED" w15:done="0"/>
  <w15:commentEx w15:paraId="32F3AF4D" w15:done="0"/>
  <w15:commentEx w15:paraId="4196BF8B" w15:done="0"/>
  <w15:commentEx w15:paraId="62F18F0C" w15:done="0"/>
  <w15:commentEx w15:paraId="3CA1E7B3" w15:done="0"/>
  <w15:commentEx w15:paraId="54EDB182" w15:done="0"/>
  <w15:commentEx w15:paraId="4637504E" w15:done="0"/>
  <w15:commentEx w15:paraId="1B3FFFAA" w15:done="0"/>
  <w15:commentEx w15:paraId="68728446" w15:done="0"/>
  <w15:commentEx w15:paraId="42E0BA67"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0CC31D1" w16cex:dateUtc="2020-06-10T09:43:13.898Z"/>
  <w16cex:commentExtensible w16cex:durableId="00B5AA28" w16cex:dateUtc="2020-06-10T09:53:41.892Z"/>
  <w16cex:commentExtensible w16cex:durableId="29D7766A" w16cex:dateUtc="2020-06-10T09:54:05.422Z"/>
  <w16cex:commentExtensible w16cex:durableId="368F720D" w16cex:dateUtc="2020-06-10T10:00:49.616Z"/>
  <w16cex:commentExtensible w16cex:durableId="5D79717C" w16cex:dateUtc="2020-06-10T13:35:59Z"/>
  <w16cex:commentExtensible w16cex:durableId="7821AC20" w16cex:dateUtc="2020-06-10T13:52:11Z"/>
  <w16cex:commentExtensible w16cex:durableId="6FB09BF8" w16cex:dateUtc="2020-06-10T13:52:39Z"/>
  <w16cex:commentExtensible w16cex:durableId="370209C8" w16cex:dateUtc="2020-06-10T14:06:23.193Z"/>
  <w16cex:commentExtensible w16cex:durableId="329D7840" w16cex:dateUtc="2020-06-10T16:08:26.878Z"/>
  <w16cex:commentExtensible w16cex:durableId="5E92A0AD" w16cex:dateUtc="2020-06-10T16:08:57.009Z"/>
  <w16cex:commentExtensible w16cex:durableId="506B8630" w16cex:dateUtc="2020-06-10T16:27:12.26Z"/>
  <w16cex:commentExtensible w16cex:durableId="445DEF77" w16cex:dateUtc="2020-06-10T16:28:58.435Z"/>
  <w16cex:commentExtensible w16cex:durableId="379F50FA" w16cex:dateUtc="2020-06-10T16:31:46.438Z"/>
</w16cex:commentsExtensible>
</file>

<file path=word/commentsIds.xml><?xml version="1.0" encoding="utf-8"?>
<w16cid:commentsIds xmlns:mc="http://schemas.openxmlformats.org/markup-compatibility/2006" xmlns:w16cid="http://schemas.microsoft.com/office/word/2016/wordml/cid" mc:Ignorable="w16cid">
  <w16cid:commentId w16cid:paraId="6EB9F257" w16cid:durableId="70CC31D1"/>
  <w16cid:commentId w16cid:paraId="308A2530" w16cid:durableId="00B5AA28"/>
  <w16cid:commentId w16cid:paraId="3542ED1E" w16cid:durableId="29D7766A"/>
  <w16cid:commentId w16cid:paraId="7002218C" w16cid:durableId="368F720D"/>
  <w16cid:commentId w16cid:paraId="2FD6833B" w16cid:durableId="5D79717C"/>
  <w16cid:commentId w16cid:paraId="0ACC6055" w16cid:durableId="7821AC20"/>
  <w16cid:commentId w16cid:paraId="7C456A25" w16cid:durableId="6FB09BF8"/>
  <w16cid:commentId w16cid:paraId="16EFD641" w16cid:durableId="370209C8"/>
  <w16cid:commentId w16cid:paraId="4F2E431F" w16cid:durableId="329D7840"/>
  <w16cid:commentId w16cid:paraId="4D1454ED" w16cid:durableId="5E92A0AD"/>
  <w16cid:commentId w16cid:paraId="32F3AF4D" w16cid:durableId="506B8630"/>
  <w16cid:commentId w16cid:paraId="4196BF8B" w16cid:durableId="445DEF77"/>
  <w16cid:commentId w16cid:paraId="62F18F0C" w16cid:durableId="379F50F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093AC" w14:textId="77777777" w:rsidR="00187840" w:rsidRDefault="00187840" w:rsidP="001A6D07">
      <w:r>
        <w:separator/>
      </w:r>
    </w:p>
  </w:endnote>
  <w:endnote w:type="continuationSeparator" w:id="0">
    <w:p w14:paraId="08732D37" w14:textId="77777777" w:rsidR="00187840" w:rsidRDefault="00187840" w:rsidP="001A6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422396"/>
      <w:docPartObj>
        <w:docPartGallery w:val="Page Numbers (Bottom of Page)"/>
        <w:docPartUnique/>
      </w:docPartObj>
    </w:sdtPr>
    <w:sdtEndPr>
      <w:rPr>
        <w:rFonts w:cs="Times New Roman"/>
        <w:b/>
        <w:bCs/>
      </w:rPr>
    </w:sdtEndPr>
    <w:sdtContent>
      <w:p w14:paraId="26315698" w14:textId="4F4D0BBB" w:rsidR="00DC232E" w:rsidRPr="00907E9E" w:rsidRDefault="00DC232E">
        <w:pPr>
          <w:pStyle w:val="Pieddepage"/>
          <w:jc w:val="right"/>
          <w:rPr>
            <w:rFonts w:cs="Times New Roman"/>
            <w:b/>
            <w:bCs/>
          </w:rPr>
        </w:pPr>
        <w:r w:rsidRPr="00907E9E">
          <w:rPr>
            <w:rFonts w:cs="Times New Roman"/>
            <w:b/>
            <w:bCs/>
          </w:rPr>
          <w:fldChar w:fldCharType="begin"/>
        </w:r>
        <w:r w:rsidRPr="00907E9E">
          <w:rPr>
            <w:rFonts w:cs="Times New Roman"/>
            <w:b/>
            <w:bCs/>
          </w:rPr>
          <w:instrText>PAGE   \* MERGEFORMAT</w:instrText>
        </w:r>
        <w:r w:rsidRPr="00907E9E">
          <w:rPr>
            <w:rFonts w:cs="Times New Roman"/>
            <w:b/>
            <w:bCs/>
          </w:rPr>
          <w:fldChar w:fldCharType="separate"/>
        </w:r>
        <w:r w:rsidR="000E4F84" w:rsidRPr="000E4F84">
          <w:rPr>
            <w:rFonts w:cs="Times New Roman"/>
            <w:b/>
            <w:bCs/>
            <w:noProof/>
            <w:lang w:val="fr-FR"/>
          </w:rPr>
          <w:t>22</w:t>
        </w:r>
        <w:r w:rsidRPr="00907E9E">
          <w:rPr>
            <w:rFonts w:cs="Times New Roman"/>
            <w:b/>
            <w:bCs/>
          </w:rPr>
          <w:fldChar w:fldCharType="end"/>
        </w:r>
      </w:p>
    </w:sdtContent>
  </w:sdt>
  <w:p w14:paraId="7C0A5C39" w14:textId="77777777" w:rsidR="00DC232E" w:rsidRDefault="00DC232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133136"/>
      <w:docPartObj>
        <w:docPartGallery w:val="Page Numbers (Bottom of Page)"/>
        <w:docPartUnique/>
      </w:docPartObj>
    </w:sdtPr>
    <w:sdtContent>
      <w:p w14:paraId="7E8EC673" w14:textId="72A76EF5" w:rsidR="00DC232E" w:rsidRDefault="00DC232E">
        <w:pPr>
          <w:pStyle w:val="Pieddepage"/>
          <w:jc w:val="right"/>
        </w:pPr>
        <w:r>
          <w:fldChar w:fldCharType="begin"/>
        </w:r>
        <w:r>
          <w:instrText>PAGE   \* MERGEFORMAT</w:instrText>
        </w:r>
        <w:r>
          <w:fldChar w:fldCharType="separate"/>
        </w:r>
        <w:r>
          <w:rPr>
            <w:lang w:val="fr-FR"/>
          </w:rPr>
          <w:t>2</w:t>
        </w:r>
        <w:r>
          <w:fldChar w:fldCharType="end"/>
        </w:r>
      </w:p>
    </w:sdtContent>
  </w:sdt>
  <w:p w14:paraId="5E56EFA0" w14:textId="77777777" w:rsidR="00DC232E" w:rsidRDefault="00DC232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93995" w14:textId="77777777" w:rsidR="00187840" w:rsidRDefault="00187840" w:rsidP="001A6D07">
      <w:r>
        <w:separator/>
      </w:r>
    </w:p>
  </w:footnote>
  <w:footnote w:type="continuationSeparator" w:id="0">
    <w:p w14:paraId="1D8744A0" w14:textId="77777777" w:rsidR="00187840" w:rsidRDefault="00187840" w:rsidP="001A6D07">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las Fanin">
    <w15:presenceInfo w15:providerId="None" w15:userId="Nicolas Fan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933AD"/>
    <w:rsid w:val="00000154"/>
    <w:rsid w:val="00015000"/>
    <w:rsid w:val="00020924"/>
    <w:rsid w:val="00032CF3"/>
    <w:rsid w:val="0004274F"/>
    <w:rsid w:val="00043952"/>
    <w:rsid w:val="00046090"/>
    <w:rsid w:val="00046307"/>
    <w:rsid w:val="000524C5"/>
    <w:rsid w:val="0005724B"/>
    <w:rsid w:val="000719EA"/>
    <w:rsid w:val="00076D11"/>
    <w:rsid w:val="00082E93"/>
    <w:rsid w:val="000856CD"/>
    <w:rsid w:val="00087B1A"/>
    <w:rsid w:val="00093CED"/>
    <w:rsid w:val="000972A7"/>
    <w:rsid w:val="000972E2"/>
    <w:rsid w:val="000B262A"/>
    <w:rsid w:val="000B474E"/>
    <w:rsid w:val="000C070C"/>
    <w:rsid w:val="000D45C6"/>
    <w:rsid w:val="000D534F"/>
    <w:rsid w:val="000E23CC"/>
    <w:rsid w:val="000E4F84"/>
    <w:rsid w:val="000F189C"/>
    <w:rsid w:val="00100E63"/>
    <w:rsid w:val="00115136"/>
    <w:rsid w:val="001402C5"/>
    <w:rsid w:val="00140F93"/>
    <w:rsid w:val="0015493C"/>
    <w:rsid w:val="00156241"/>
    <w:rsid w:val="0015778F"/>
    <w:rsid w:val="00164810"/>
    <w:rsid w:val="0016714B"/>
    <w:rsid w:val="00167883"/>
    <w:rsid w:val="00183709"/>
    <w:rsid w:val="00183EDC"/>
    <w:rsid w:val="00187840"/>
    <w:rsid w:val="001905E5"/>
    <w:rsid w:val="001A6D07"/>
    <w:rsid w:val="001C1E8B"/>
    <w:rsid w:val="001C23CF"/>
    <w:rsid w:val="001C30F9"/>
    <w:rsid w:val="001D43D4"/>
    <w:rsid w:val="001D5AEA"/>
    <w:rsid w:val="001E04C8"/>
    <w:rsid w:val="001E3956"/>
    <w:rsid w:val="001E7C2E"/>
    <w:rsid w:val="001F6699"/>
    <w:rsid w:val="00200D3D"/>
    <w:rsid w:val="002216A6"/>
    <w:rsid w:val="00221F0C"/>
    <w:rsid w:val="002320C5"/>
    <w:rsid w:val="00241BFE"/>
    <w:rsid w:val="0024380D"/>
    <w:rsid w:val="00245A35"/>
    <w:rsid w:val="00253EEE"/>
    <w:rsid w:val="002540A8"/>
    <w:rsid w:val="00255E09"/>
    <w:rsid w:val="002718D4"/>
    <w:rsid w:val="00272C70"/>
    <w:rsid w:val="00276B84"/>
    <w:rsid w:val="00280272"/>
    <w:rsid w:val="00283DFC"/>
    <w:rsid w:val="002A091F"/>
    <w:rsid w:val="002A4942"/>
    <w:rsid w:val="002A612E"/>
    <w:rsid w:val="002A6C57"/>
    <w:rsid w:val="002B66A3"/>
    <w:rsid w:val="002B6C5E"/>
    <w:rsid w:val="002C43A1"/>
    <w:rsid w:val="002C5330"/>
    <w:rsid w:val="002C7888"/>
    <w:rsid w:val="002C7A8F"/>
    <w:rsid w:val="00302B1A"/>
    <w:rsid w:val="00311F83"/>
    <w:rsid w:val="00312C32"/>
    <w:rsid w:val="0032420C"/>
    <w:rsid w:val="003441ED"/>
    <w:rsid w:val="00351E37"/>
    <w:rsid w:val="00363664"/>
    <w:rsid w:val="00363D45"/>
    <w:rsid w:val="00373D3D"/>
    <w:rsid w:val="00383171"/>
    <w:rsid w:val="0039141C"/>
    <w:rsid w:val="00391754"/>
    <w:rsid w:val="003938F4"/>
    <w:rsid w:val="003A6AA8"/>
    <w:rsid w:val="003C23D6"/>
    <w:rsid w:val="003C32F7"/>
    <w:rsid w:val="003D34C4"/>
    <w:rsid w:val="003D4601"/>
    <w:rsid w:val="003E085A"/>
    <w:rsid w:val="003E38E9"/>
    <w:rsid w:val="003E4D20"/>
    <w:rsid w:val="003F3F31"/>
    <w:rsid w:val="003F4F63"/>
    <w:rsid w:val="003F7010"/>
    <w:rsid w:val="004050EB"/>
    <w:rsid w:val="00406725"/>
    <w:rsid w:val="00406934"/>
    <w:rsid w:val="004241C8"/>
    <w:rsid w:val="004242E7"/>
    <w:rsid w:val="00441F3B"/>
    <w:rsid w:val="004461DB"/>
    <w:rsid w:val="00450EE3"/>
    <w:rsid w:val="00452CBF"/>
    <w:rsid w:val="00457C79"/>
    <w:rsid w:val="00463A4F"/>
    <w:rsid w:val="00473BEC"/>
    <w:rsid w:val="00474942"/>
    <w:rsid w:val="00477253"/>
    <w:rsid w:val="00477985"/>
    <w:rsid w:val="00483947"/>
    <w:rsid w:val="00491247"/>
    <w:rsid w:val="00494D7C"/>
    <w:rsid w:val="004A3C42"/>
    <w:rsid w:val="004A5FCE"/>
    <w:rsid w:val="004A75F8"/>
    <w:rsid w:val="004A7746"/>
    <w:rsid w:val="004A7941"/>
    <w:rsid w:val="004B4C88"/>
    <w:rsid w:val="004C5014"/>
    <w:rsid w:val="004D021B"/>
    <w:rsid w:val="004D431F"/>
    <w:rsid w:val="004D63DF"/>
    <w:rsid w:val="004E5E54"/>
    <w:rsid w:val="004E7385"/>
    <w:rsid w:val="0050098E"/>
    <w:rsid w:val="0050642E"/>
    <w:rsid w:val="0052259E"/>
    <w:rsid w:val="0052582B"/>
    <w:rsid w:val="0052651D"/>
    <w:rsid w:val="00527A73"/>
    <w:rsid w:val="00543081"/>
    <w:rsid w:val="005443A2"/>
    <w:rsid w:val="0054739E"/>
    <w:rsid w:val="00554AA4"/>
    <w:rsid w:val="00563BB8"/>
    <w:rsid w:val="00567F69"/>
    <w:rsid w:val="00584A4F"/>
    <w:rsid w:val="00591834"/>
    <w:rsid w:val="005A0512"/>
    <w:rsid w:val="005B0784"/>
    <w:rsid w:val="005B2950"/>
    <w:rsid w:val="005D6AC2"/>
    <w:rsid w:val="005F056C"/>
    <w:rsid w:val="005F3549"/>
    <w:rsid w:val="005F3E09"/>
    <w:rsid w:val="0060048C"/>
    <w:rsid w:val="00606BE4"/>
    <w:rsid w:val="006109C5"/>
    <w:rsid w:val="006305A5"/>
    <w:rsid w:val="00662965"/>
    <w:rsid w:val="0066700C"/>
    <w:rsid w:val="00674895"/>
    <w:rsid w:val="0068576A"/>
    <w:rsid w:val="006924CB"/>
    <w:rsid w:val="006A32D0"/>
    <w:rsid w:val="006A3E0C"/>
    <w:rsid w:val="006A4D1B"/>
    <w:rsid w:val="006A5691"/>
    <w:rsid w:val="006E233E"/>
    <w:rsid w:val="006E49B1"/>
    <w:rsid w:val="006E557D"/>
    <w:rsid w:val="006E74CA"/>
    <w:rsid w:val="006F7C6D"/>
    <w:rsid w:val="00701DBE"/>
    <w:rsid w:val="00702092"/>
    <w:rsid w:val="00711807"/>
    <w:rsid w:val="00731665"/>
    <w:rsid w:val="00734E26"/>
    <w:rsid w:val="00734F03"/>
    <w:rsid w:val="00740A0C"/>
    <w:rsid w:val="007621E5"/>
    <w:rsid w:val="007637E6"/>
    <w:rsid w:val="00770743"/>
    <w:rsid w:val="0079012F"/>
    <w:rsid w:val="00792CB0"/>
    <w:rsid w:val="007B6877"/>
    <w:rsid w:val="007C2653"/>
    <w:rsid w:val="007D782E"/>
    <w:rsid w:val="007F4252"/>
    <w:rsid w:val="007F47CF"/>
    <w:rsid w:val="007F5FE7"/>
    <w:rsid w:val="008015C3"/>
    <w:rsid w:val="008053EB"/>
    <w:rsid w:val="00806EEB"/>
    <w:rsid w:val="0080732C"/>
    <w:rsid w:val="00844E1F"/>
    <w:rsid w:val="00851796"/>
    <w:rsid w:val="008525B4"/>
    <w:rsid w:val="008549BA"/>
    <w:rsid w:val="00854A06"/>
    <w:rsid w:val="00863818"/>
    <w:rsid w:val="008659D9"/>
    <w:rsid w:val="00870AA8"/>
    <w:rsid w:val="00870C94"/>
    <w:rsid w:val="008728A3"/>
    <w:rsid w:val="008839D1"/>
    <w:rsid w:val="00885032"/>
    <w:rsid w:val="008870BE"/>
    <w:rsid w:val="008901DD"/>
    <w:rsid w:val="008933AD"/>
    <w:rsid w:val="008B17C0"/>
    <w:rsid w:val="008D4D09"/>
    <w:rsid w:val="008D4D92"/>
    <w:rsid w:val="008E4D09"/>
    <w:rsid w:val="008F372F"/>
    <w:rsid w:val="009017AF"/>
    <w:rsid w:val="00907E9E"/>
    <w:rsid w:val="00927986"/>
    <w:rsid w:val="00932314"/>
    <w:rsid w:val="00935432"/>
    <w:rsid w:val="0093775F"/>
    <w:rsid w:val="00940F28"/>
    <w:rsid w:val="00941E68"/>
    <w:rsid w:val="00944D6E"/>
    <w:rsid w:val="00952373"/>
    <w:rsid w:val="00955801"/>
    <w:rsid w:val="009567D5"/>
    <w:rsid w:val="0096207E"/>
    <w:rsid w:val="00980C28"/>
    <w:rsid w:val="00996A38"/>
    <w:rsid w:val="009A16F3"/>
    <w:rsid w:val="009A2475"/>
    <w:rsid w:val="009A2D35"/>
    <w:rsid w:val="009B6B6B"/>
    <w:rsid w:val="009D7385"/>
    <w:rsid w:val="009D7500"/>
    <w:rsid w:val="009F0A25"/>
    <w:rsid w:val="00A01372"/>
    <w:rsid w:val="00A034E6"/>
    <w:rsid w:val="00A04154"/>
    <w:rsid w:val="00A0464D"/>
    <w:rsid w:val="00A1203A"/>
    <w:rsid w:val="00A1261D"/>
    <w:rsid w:val="00A259AB"/>
    <w:rsid w:val="00A26A49"/>
    <w:rsid w:val="00A36875"/>
    <w:rsid w:val="00A44B80"/>
    <w:rsid w:val="00A46825"/>
    <w:rsid w:val="00A57ED7"/>
    <w:rsid w:val="00A619A7"/>
    <w:rsid w:val="00A70587"/>
    <w:rsid w:val="00A72BF1"/>
    <w:rsid w:val="00A80A94"/>
    <w:rsid w:val="00A864FF"/>
    <w:rsid w:val="00A86654"/>
    <w:rsid w:val="00AA2A4A"/>
    <w:rsid w:val="00AA632F"/>
    <w:rsid w:val="00AB5611"/>
    <w:rsid w:val="00AD3BE4"/>
    <w:rsid w:val="00AD6F03"/>
    <w:rsid w:val="00AE7BC3"/>
    <w:rsid w:val="00AF04D5"/>
    <w:rsid w:val="00AF136E"/>
    <w:rsid w:val="00B03F9F"/>
    <w:rsid w:val="00B10984"/>
    <w:rsid w:val="00B12C35"/>
    <w:rsid w:val="00B130FD"/>
    <w:rsid w:val="00B522F5"/>
    <w:rsid w:val="00B62FF9"/>
    <w:rsid w:val="00B702DC"/>
    <w:rsid w:val="00B733C9"/>
    <w:rsid w:val="00B74F2F"/>
    <w:rsid w:val="00B97640"/>
    <w:rsid w:val="00BA14A1"/>
    <w:rsid w:val="00BA7717"/>
    <w:rsid w:val="00BB0FD4"/>
    <w:rsid w:val="00BB1B1B"/>
    <w:rsid w:val="00BB7785"/>
    <w:rsid w:val="00BD42CE"/>
    <w:rsid w:val="00BF6490"/>
    <w:rsid w:val="00C056D5"/>
    <w:rsid w:val="00C10227"/>
    <w:rsid w:val="00C12170"/>
    <w:rsid w:val="00C23935"/>
    <w:rsid w:val="00C301E2"/>
    <w:rsid w:val="00C33A22"/>
    <w:rsid w:val="00C35825"/>
    <w:rsid w:val="00C400DD"/>
    <w:rsid w:val="00C4432C"/>
    <w:rsid w:val="00C61AE7"/>
    <w:rsid w:val="00C76F25"/>
    <w:rsid w:val="00C91830"/>
    <w:rsid w:val="00C92D09"/>
    <w:rsid w:val="00C9678B"/>
    <w:rsid w:val="00CA06A4"/>
    <w:rsid w:val="00CA2C7E"/>
    <w:rsid w:val="00CA6889"/>
    <w:rsid w:val="00CB32D6"/>
    <w:rsid w:val="00CC1C40"/>
    <w:rsid w:val="00CC3C6B"/>
    <w:rsid w:val="00CD144A"/>
    <w:rsid w:val="00CD3007"/>
    <w:rsid w:val="00CD7DA1"/>
    <w:rsid w:val="00CE18E4"/>
    <w:rsid w:val="00CE7E87"/>
    <w:rsid w:val="00CF31A2"/>
    <w:rsid w:val="00D01144"/>
    <w:rsid w:val="00D10B14"/>
    <w:rsid w:val="00D126B1"/>
    <w:rsid w:val="00D265B2"/>
    <w:rsid w:val="00D356DA"/>
    <w:rsid w:val="00D42F77"/>
    <w:rsid w:val="00D43FA5"/>
    <w:rsid w:val="00D53CBF"/>
    <w:rsid w:val="00D55BC9"/>
    <w:rsid w:val="00D62C4E"/>
    <w:rsid w:val="00D654FA"/>
    <w:rsid w:val="00D72B5E"/>
    <w:rsid w:val="00D97E88"/>
    <w:rsid w:val="00DB3246"/>
    <w:rsid w:val="00DC232E"/>
    <w:rsid w:val="00DD0A9A"/>
    <w:rsid w:val="00DE0DFD"/>
    <w:rsid w:val="00DE5331"/>
    <w:rsid w:val="00DE59D0"/>
    <w:rsid w:val="00E05285"/>
    <w:rsid w:val="00E0586C"/>
    <w:rsid w:val="00E14763"/>
    <w:rsid w:val="00E15D3B"/>
    <w:rsid w:val="00E16578"/>
    <w:rsid w:val="00E3153B"/>
    <w:rsid w:val="00E41F1E"/>
    <w:rsid w:val="00E46E32"/>
    <w:rsid w:val="00E50C5D"/>
    <w:rsid w:val="00E51EC4"/>
    <w:rsid w:val="00E65155"/>
    <w:rsid w:val="00E7215B"/>
    <w:rsid w:val="00E77C42"/>
    <w:rsid w:val="00E8347E"/>
    <w:rsid w:val="00E84B6B"/>
    <w:rsid w:val="00E87317"/>
    <w:rsid w:val="00E90BB6"/>
    <w:rsid w:val="00E947DE"/>
    <w:rsid w:val="00EA2247"/>
    <w:rsid w:val="00EA43C6"/>
    <w:rsid w:val="00EB71A7"/>
    <w:rsid w:val="00EB7C3E"/>
    <w:rsid w:val="00EC14C9"/>
    <w:rsid w:val="00EC3B3E"/>
    <w:rsid w:val="00ED0C68"/>
    <w:rsid w:val="00EE40BC"/>
    <w:rsid w:val="00EE4758"/>
    <w:rsid w:val="00EE6298"/>
    <w:rsid w:val="00EE67E8"/>
    <w:rsid w:val="00EF3131"/>
    <w:rsid w:val="00F002AD"/>
    <w:rsid w:val="00F07F0B"/>
    <w:rsid w:val="00F23423"/>
    <w:rsid w:val="00F2410A"/>
    <w:rsid w:val="00F326E5"/>
    <w:rsid w:val="00F32768"/>
    <w:rsid w:val="00F361B5"/>
    <w:rsid w:val="00F3783B"/>
    <w:rsid w:val="00F46FA9"/>
    <w:rsid w:val="00F47E18"/>
    <w:rsid w:val="00F7041F"/>
    <w:rsid w:val="00F80591"/>
    <w:rsid w:val="00F8437A"/>
    <w:rsid w:val="00F84E72"/>
    <w:rsid w:val="00F8628C"/>
    <w:rsid w:val="00FA0103"/>
    <w:rsid w:val="00FB0444"/>
    <w:rsid w:val="00FB0FBE"/>
    <w:rsid w:val="00FC486D"/>
    <w:rsid w:val="00FC74E1"/>
    <w:rsid w:val="00FE1711"/>
    <w:rsid w:val="00FE35BB"/>
    <w:rsid w:val="00FE6C8A"/>
    <w:rsid w:val="0B39A83D"/>
    <w:rsid w:val="1D017D6B"/>
    <w:rsid w:val="24DC33B2"/>
    <w:rsid w:val="7CD8F93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627ABD"/>
  <w15:docId w15:val="{F9C93E78-B1E9-4855-85C6-63A5C92F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w:hAnsi="Liberation Serif" w:cs="Lohit Devanagari"/>
        <w:kern w:val="2"/>
        <w:szCs w:val="24"/>
        <w:lang w:val="en-GB"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1A2"/>
    <w:rPr>
      <w:rFonts w:ascii="Times New Roman" w:hAnsi="Times New Roman"/>
      <w:sz w:val="24"/>
    </w:rPr>
  </w:style>
  <w:style w:type="paragraph" w:styleId="Titre1">
    <w:name w:val="heading 1"/>
    <w:basedOn w:val="Normal"/>
    <w:next w:val="Normal"/>
    <w:link w:val="Titre1Car"/>
    <w:uiPriority w:val="9"/>
    <w:qFormat/>
    <w:rsid w:val="00AD6F03"/>
    <w:pPr>
      <w:keepNext/>
      <w:keepLines/>
      <w:pBdr>
        <w:bottom w:val="single" w:sz="4" w:space="1" w:color="auto"/>
      </w:pBdr>
      <w:spacing w:before="120"/>
      <w:outlineLvl w:val="0"/>
    </w:pPr>
    <w:rPr>
      <w:rFonts w:eastAsiaTheme="majorEastAsia" w:cs="Mangal"/>
      <w:b/>
      <w:color w:val="1F4E79" w:themeColor="accent5" w:themeShade="80"/>
      <w:sz w:val="28"/>
      <w:szCs w:val="29"/>
    </w:rPr>
  </w:style>
  <w:style w:type="paragraph" w:styleId="Titre2">
    <w:name w:val="heading 2"/>
    <w:basedOn w:val="Normal"/>
    <w:next w:val="Normal"/>
    <w:link w:val="Titre2Car"/>
    <w:uiPriority w:val="9"/>
    <w:unhideWhenUsed/>
    <w:qFormat/>
    <w:rsid w:val="00AD6F03"/>
    <w:pPr>
      <w:keepNext/>
      <w:keepLines/>
      <w:spacing w:before="120" w:after="120"/>
      <w:outlineLvl w:val="1"/>
    </w:pPr>
    <w:rPr>
      <w:rFonts w:eastAsiaTheme="majorEastAsia" w:cs="Mangal"/>
      <w:b/>
      <w:i/>
      <w:color w:val="1F4E79" w:themeColor="accent5" w:themeShade="80"/>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uiPriority w:val="10"/>
    <w:qFormat/>
    <w:pPr>
      <w:keepNext/>
      <w:spacing w:before="240" w:after="120"/>
    </w:pPr>
    <w:rPr>
      <w:rFonts w:ascii="Liberation Sans"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extedebulles">
    <w:name w:val="Balloon Text"/>
    <w:basedOn w:val="Normal"/>
    <w:link w:val="TextedebullesCar"/>
    <w:uiPriority w:val="99"/>
    <w:semiHidden/>
    <w:unhideWhenUsed/>
    <w:rsid w:val="00731665"/>
    <w:rPr>
      <w:rFonts w:ascii="Segoe UI" w:hAnsi="Segoe UI" w:cs="Mangal"/>
      <w:sz w:val="18"/>
      <w:szCs w:val="16"/>
    </w:rPr>
  </w:style>
  <w:style w:type="character" w:customStyle="1" w:styleId="TextedebullesCar">
    <w:name w:val="Texte de bulles Car"/>
    <w:basedOn w:val="Policepardfaut"/>
    <w:link w:val="Textedebulles"/>
    <w:uiPriority w:val="99"/>
    <w:semiHidden/>
    <w:rsid w:val="00731665"/>
    <w:rPr>
      <w:rFonts w:ascii="Segoe UI" w:hAnsi="Segoe UI" w:cs="Mangal"/>
      <w:sz w:val="18"/>
      <w:szCs w:val="16"/>
    </w:rPr>
  </w:style>
  <w:style w:type="paragraph" w:styleId="Sansinterligne">
    <w:name w:val="No Spacing"/>
    <w:uiPriority w:val="1"/>
    <w:qFormat/>
    <w:rsid w:val="00731665"/>
    <w:pPr>
      <w:spacing w:line="360" w:lineRule="auto"/>
      <w:jc w:val="both"/>
    </w:pPr>
    <w:rPr>
      <w:rFonts w:ascii="Times New Roman" w:eastAsiaTheme="minorHAnsi" w:hAnsi="Times New Roman" w:cs="Times New Roman"/>
      <w:kern w:val="0"/>
      <w:sz w:val="24"/>
      <w:szCs w:val="22"/>
      <w:lang w:val="fr-FR" w:eastAsia="en-US" w:bidi="ar-SA"/>
    </w:rPr>
  </w:style>
  <w:style w:type="character" w:styleId="Marquedecommentaire">
    <w:name w:val="annotation reference"/>
    <w:basedOn w:val="Policepardfaut"/>
    <w:uiPriority w:val="99"/>
    <w:semiHidden/>
    <w:unhideWhenUsed/>
    <w:rsid w:val="00731665"/>
    <w:rPr>
      <w:sz w:val="16"/>
      <w:szCs w:val="16"/>
    </w:rPr>
  </w:style>
  <w:style w:type="paragraph" w:styleId="Commentaire">
    <w:name w:val="annotation text"/>
    <w:basedOn w:val="Normal"/>
    <w:link w:val="CommentaireCar"/>
    <w:uiPriority w:val="99"/>
    <w:semiHidden/>
    <w:unhideWhenUsed/>
    <w:rsid w:val="00731665"/>
    <w:rPr>
      <w:rFonts w:cs="Mangal"/>
      <w:sz w:val="20"/>
      <w:szCs w:val="18"/>
    </w:rPr>
  </w:style>
  <w:style w:type="character" w:customStyle="1" w:styleId="CommentaireCar">
    <w:name w:val="Commentaire Car"/>
    <w:basedOn w:val="Policepardfaut"/>
    <w:link w:val="Commentaire"/>
    <w:uiPriority w:val="99"/>
    <w:semiHidden/>
    <w:rsid w:val="00731665"/>
    <w:rPr>
      <w:rFonts w:cs="Mangal"/>
      <w:szCs w:val="18"/>
    </w:rPr>
  </w:style>
  <w:style w:type="character" w:styleId="Lienhypertexte">
    <w:name w:val="Hyperlink"/>
    <w:basedOn w:val="Policepardfaut"/>
    <w:uiPriority w:val="99"/>
    <w:unhideWhenUsed/>
    <w:rsid w:val="008839D1"/>
    <w:rPr>
      <w:color w:val="0000FF"/>
      <w:u w:val="single"/>
    </w:rPr>
  </w:style>
  <w:style w:type="paragraph" w:styleId="En-tte">
    <w:name w:val="header"/>
    <w:basedOn w:val="Normal"/>
    <w:link w:val="En-tteCar"/>
    <w:uiPriority w:val="99"/>
    <w:unhideWhenUsed/>
    <w:rsid w:val="001A6D07"/>
    <w:pPr>
      <w:tabs>
        <w:tab w:val="center" w:pos="4536"/>
        <w:tab w:val="right" w:pos="9072"/>
      </w:tabs>
    </w:pPr>
    <w:rPr>
      <w:rFonts w:cs="Mangal"/>
      <w:szCs w:val="21"/>
    </w:rPr>
  </w:style>
  <w:style w:type="character" w:customStyle="1" w:styleId="En-tteCar">
    <w:name w:val="En-tête Car"/>
    <w:basedOn w:val="Policepardfaut"/>
    <w:link w:val="En-tte"/>
    <w:uiPriority w:val="99"/>
    <w:rsid w:val="001A6D07"/>
    <w:rPr>
      <w:rFonts w:cs="Mangal"/>
      <w:sz w:val="24"/>
      <w:szCs w:val="21"/>
    </w:rPr>
  </w:style>
  <w:style w:type="paragraph" w:styleId="Pieddepage">
    <w:name w:val="footer"/>
    <w:basedOn w:val="Normal"/>
    <w:link w:val="PieddepageCar"/>
    <w:uiPriority w:val="99"/>
    <w:unhideWhenUsed/>
    <w:rsid w:val="001A6D07"/>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1A6D07"/>
    <w:rPr>
      <w:rFonts w:cs="Mangal"/>
      <w:sz w:val="24"/>
      <w:szCs w:val="21"/>
    </w:rPr>
  </w:style>
  <w:style w:type="table" w:styleId="Grilledutableau">
    <w:name w:val="Table Grid"/>
    <w:basedOn w:val="TableauNormal"/>
    <w:uiPriority w:val="39"/>
    <w:rsid w:val="00526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D62C4E"/>
    <w:rPr>
      <w:color w:val="605E5C"/>
      <w:shd w:val="clear" w:color="auto" w:fill="E1DFDD"/>
    </w:rPr>
  </w:style>
  <w:style w:type="character" w:customStyle="1" w:styleId="Titre1Car">
    <w:name w:val="Titre 1 Car"/>
    <w:basedOn w:val="Policepardfaut"/>
    <w:link w:val="Titre1"/>
    <w:uiPriority w:val="9"/>
    <w:rsid w:val="00AD6F03"/>
    <w:rPr>
      <w:rFonts w:ascii="Times New Roman" w:eastAsiaTheme="majorEastAsia" w:hAnsi="Times New Roman" w:cs="Mangal"/>
      <w:b/>
      <w:color w:val="1F4E79" w:themeColor="accent5" w:themeShade="80"/>
      <w:sz w:val="28"/>
      <w:szCs w:val="29"/>
    </w:rPr>
  </w:style>
  <w:style w:type="paragraph" w:styleId="En-ttedetabledesmatires">
    <w:name w:val="TOC Heading"/>
    <w:basedOn w:val="Titre1"/>
    <w:next w:val="Normal"/>
    <w:uiPriority w:val="39"/>
    <w:unhideWhenUsed/>
    <w:qFormat/>
    <w:rsid w:val="00FC486D"/>
    <w:pPr>
      <w:spacing w:line="259" w:lineRule="auto"/>
      <w:outlineLvl w:val="9"/>
    </w:pPr>
    <w:rPr>
      <w:rFonts w:cstheme="majorBidi"/>
      <w:kern w:val="0"/>
      <w:szCs w:val="32"/>
      <w:lang w:eastAsia="en-GB" w:bidi="ar-SA"/>
    </w:rPr>
  </w:style>
  <w:style w:type="paragraph" w:styleId="TM1">
    <w:name w:val="toc 1"/>
    <w:basedOn w:val="Normal"/>
    <w:next w:val="Normal"/>
    <w:autoRedefine/>
    <w:uiPriority w:val="39"/>
    <w:unhideWhenUsed/>
    <w:rsid w:val="00FC486D"/>
    <w:pPr>
      <w:spacing w:after="100"/>
    </w:pPr>
    <w:rPr>
      <w:rFonts w:cs="Mangal"/>
      <w:szCs w:val="21"/>
    </w:rPr>
  </w:style>
  <w:style w:type="character" w:customStyle="1" w:styleId="Titre2Car">
    <w:name w:val="Titre 2 Car"/>
    <w:basedOn w:val="Policepardfaut"/>
    <w:link w:val="Titre2"/>
    <w:uiPriority w:val="9"/>
    <w:rsid w:val="00AD6F03"/>
    <w:rPr>
      <w:rFonts w:ascii="Times New Roman" w:eastAsiaTheme="majorEastAsia" w:hAnsi="Times New Roman" w:cs="Mangal"/>
      <w:b/>
      <w:i/>
      <w:color w:val="1F4E79" w:themeColor="accent5" w:themeShade="80"/>
      <w:sz w:val="26"/>
      <w:szCs w:val="23"/>
    </w:rPr>
  </w:style>
  <w:style w:type="paragraph" w:styleId="TM2">
    <w:name w:val="toc 2"/>
    <w:basedOn w:val="Normal"/>
    <w:next w:val="Normal"/>
    <w:autoRedefine/>
    <w:uiPriority w:val="39"/>
    <w:unhideWhenUsed/>
    <w:rsid w:val="00FC486D"/>
    <w:pPr>
      <w:spacing w:after="100"/>
      <w:ind w:left="240"/>
    </w:pPr>
    <w:rPr>
      <w:rFonts w:cs="Mangal"/>
      <w:szCs w:val="21"/>
    </w:rPr>
  </w:style>
  <w:style w:type="paragraph" w:styleId="Bibliographie">
    <w:name w:val="Bibliography"/>
    <w:basedOn w:val="Normal"/>
    <w:next w:val="Normal"/>
    <w:uiPriority w:val="37"/>
    <w:unhideWhenUsed/>
    <w:rsid w:val="00373D3D"/>
    <w:pPr>
      <w:spacing w:line="480" w:lineRule="auto"/>
      <w:ind w:left="720" w:hanging="720"/>
    </w:pPr>
    <w:rPr>
      <w:rFonts w:cs="Mangal"/>
      <w:szCs w:val="21"/>
    </w:rPr>
  </w:style>
  <w:style w:type="paragraph" w:customStyle="1" w:styleId="Default">
    <w:name w:val="Default"/>
    <w:rsid w:val="00DE59D0"/>
    <w:pPr>
      <w:autoSpaceDE w:val="0"/>
      <w:autoSpaceDN w:val="0"/>
      <w:adjustRightInd w:val="0"/>
    </w:pPr>
    <w:rPr>
      <w:rFonts w:ascii="Times New Roman" w:hAnsi="Times New Roman" w:cs="Times New Roman"/>
      <w:color w:val="000000"/>
      <w:kern w:val="0"/>
      <w:sz w:val="24"/>
      <w:lang w:bidi="ar-SA"/>
    </w:rPr>
  </w:style>
  <w:style w:type="paragraph" w:styleId="Objetducommentaire">
    <w:name w:val="annotation subject"/>
    <w:basedOn w:val="Commentaire"/>
    <w:next w:val="Commentaire"/>
    <w:link w:val="ObjetducommentaireCar"/>
    <w:uiPriority w:val="99"/>
    <w:semiHidden/>
    <w:unhideWhenUsed/>
    <w:rsid w:val="009F0A25"/>
    <w:rPr>
      <w:b/>
      <w:bCs/>
    </w:rPr>
  </w:style>
  <w:style w:type="character" w:customStyle="1" w:styleId="ObjetducommentaireCar">
    <w:name w:val="Objet du commentaire Car"/>
    <w:basedOn w:val="CommentaireCar"/>
    <w:link w:val="Objetducommentaire"/>
    <w:uiPriority w:val="99"/>
    <w:semiHidden/>
    <w:rsid w:val="009F0A25"/>
    <w:rPr>
      <w:rFonts w:ascii="Times New Roman" w:hAnsi="Times New Roman" w:cs="Mangal"/>
      <w:b/>
      <w:bCs/>
      <w:szCs w:val="18"/>
    </w:rPr>
  </w:style>
  <w:style w:type="paragraph" w:styleId="Rvision">
    <w:name w:val="Revision"/>
    <w:hidden/>
    <w:uiPriority w:val="99"/>
    <w:semiHidden/>
    <w:rsid w:val="00A04154"/>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69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zenodo.org/record/1123425"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2152319745334e1c" Type="http://schemas.microsoft.com/office/2016/09/relationships/commentsIds" Target="commentsIds.xml"/><Relationship Id="Rdfb77bc697694f5b"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emanticscholar.org/author/G%C3%A1bor-Cs%C3%A1rdi/254587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04C51-F1D7-4483-BAF8-9B5027B43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21721</Words>
  <Characters>119470</Characters>
  <Application>Microsoft Office Word</Application>
  <DocSecurity>0</DocSecurity>
  <Lines>995</Lines>
  <Paragraphs>281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FOUCAULT</dc:creator>
  <cp:keywords/>
  <dc:description/>
  <cp:lastModifiedBy>Nicolas Fanin</cp:lastModifiedBy>
  <cp:revision>66</cp:revision>
  <cp:lastPrinted>2020-06-07T03:30:00Z</cp:lastPrinted>
  <dcterms:created xsi:type="dcterms:W3CDTF">2020-05-25T15:30:00Z</dcterms:created>
  <dcterms:modified xsi:type="dcterms:W3CDTF">2020-06-11T14:06:00Z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id="cFsVBFMy"/&gt;&lt;style id="http://www.zotero.org/styles/journal-of-ecology" hasBibliography="1" bibliographyStyleHasBeenSet="1"/&gt;&lt;prefs&gt;&lt;pref name="fieldType" value="Field"/&gt;&lt;/prefs&gt;&lt;/data&gt;</vt:lpwstr>
  </property>
</Properties>
</file>